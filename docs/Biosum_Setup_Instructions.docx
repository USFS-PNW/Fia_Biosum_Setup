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FE8" w:rsidRDefault="00780E05" w:rsidP="00F50D0E">
      <w:pPr>
        <w:tabs>
          <w:tab w:val="left" w:pos="450"/>
        </w:tabs>
        <w:ind w:left="720" w:right="720"/>
        <w:rPr>
          <w:b/>
          <w:sz w:val="36"/>
          <w:szCs w:val="36"/>
        </w:rPr>
      </w:pPr>
      <w:r w:rsidRPr="00442FE8">
        <w:rPr>
          <w:b/>
          <w:noProof/>
          <w:sz w:val="36"/>
          <w:szCs w:val="36"/>
        </w:rPr>
        <w:drawing>
          <wp:inline distT="0" distB="0" distL="0" distR="0">
            <wp:extent cx="857250" cy="952500"/>
            <wp:effectExtent l="0" t="0" r="0" b="0"/>
            <wp:docPr id="224" name="Picture 1" descr="TINYU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US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rsidR="00442FE8" w:rsidRDefault="00442FE8" w:rsidP="00F50D0E">
      <w:pPr>
        <w:tabs>
          <w:tab w:val="left" w:pos="0"/>
        </w:tabs>
        <w:ind w:left="720" w:right="720"/>
        <w:jc w:val="center"/>
        <w:rPr>
          <w:b/>
          <w:sz w:val="36"/>
          <w:szCs w:val="36"/>
        </w:rPr>
      </w:pPr>
    </w:p>
    <w:p w:rsidR="00442FE8" w:rsidRDefault="005A3AAD" w:rsidP="00F50D0E">
      <w:pPr>
        <w:tabs>
          <w:tab w:val="left" w:pos="0"/>
        </w:tabs>
        <w:ind w:left="720" w:right="720"/>
        <w:jc w:val="center"/>
        <w:outlineLvl w:val="0"/>
        <w:rPr>
          <w:b/>
          <w:sz w:val="52"/>
          <w:szCs w:val="52"/>
        </w:rPr>
      </w:pPr>
      <w:r>
        <w:rPr>
          <w:b/>
          <w:sz w:val="52"/>
          <w:szCs w:val="52"/>
        </w:rPr>
        <w:t xml:space="preserve">FIA </w:t>
      </w:r>
      <w:proofErr w:type="spellStart"/>
      <w:r>
        <w:rPr>
          <w:b/>
          <w:sz w:val="52"/>
          <w:szCs w:val="52"/>
        </w:rPr>
        <w:t>Biosum</w:t>
      </w:r>
      <w:proofErr w:type="spellEnd"/>
      <w:r w:rsidR="00D2642E">
        <w:rPr>
          <w:b/>
          <w:sz w:val="52"/>
          <w:szCs w:val="52"/>
        </w:rPr>
        <w:br/>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Bioregional Inventory Originated</w:t>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Simulation Under Management</w:t>
      </w:r>
    </w:p>
    <w:p w:rsidR="006B12CF" w:rsidRDefault="006B12CF">
      <w:pPr>
        <w:pPrChange w:id="0" w:author="Lesley Bross" w:date="2020-09-30T11:10:00Z">
          <w:pPr>
            <w:tabs>
              <w:tab w:val="left" w:pos="0"/>
            </w:tabs>
            <w:ind w:left="720" w:right="720"/>
            <w:jc w:val="center"/>
            <w:outlineLvl w:val="0"/>
          </w:pPr>
        </w:pPrChange>
      </w:pPr>
    </w:p>
    <w:p w:rsidR="006B12CF" w:rsidRDefault="006B12CF">
      <w:pPr>
        <w:pPrChange w:id="1" w:author="Lesley Bross" w:date="2020-09-30T11:10:00Z">
          <w:pPr>
            <w:tabs>
              <w:tab w:val="left" w:pos="0"/>
            </w:tabs>
            <w:ind w:left="720" w:right="720"/>
            <w:jc w:val="center"/>
            <w:outlineLvl w:val="0"/>
          </w:pPr>
        </w:pPrChange>
      </w:pPr>
    </w:p>
    <w:p w:rsidR="006B12CF" w:rsidRDefault="006B12CF">
      <w:pPr>
        <w:pPrChange w:id="2" w:author="Lesley Bross" w:date="2020-09-30T11:10:00Z">
          <w:pPr>
            <w:tabs>
              <w:tab w:val="left" w:pos="0"/>
            </w:tabs>
            <w:ind w:left="720" w:right="720"/>
            <w:jc w:val="center"/>
            <w:outlineLvl w:val="0"/>
          </w:pPr>
        </w:pPrChange>
      </w:pPr>
    </w:p>
    <w:p w:rsidR="006B12CF" w:rsidRDefault="006B12CF">
      <w:pPr>
        <w:pPrChange w:id="3" w:author="Lesley Bross" w:date="2020-09-30T11:10:00Z">
          <w:pPr>
            <w:tabs>
              <w:tab w:val="left" w:pos="0"/>
            </w:tabs>
            <w:ind w:left="720" w:right="720"/>
            <w:jc w:val="center"/>
            <w:outlineLvl w:val="0"/>
          </w:pPr>
        </w:pPrChange>
      </w:pPr>
    </w:p>
    <w:p w:rsidR="006B12CF" w:rsidRDefault="006B12CF">
      <w:pPr>
        <w:pPrChange w:id="4" w:author="Lesley Bross" w:date="2020-09-30T11:10:00Z">
          <w:pPr>
            <w:tabs>
              <w:tab w:val="left" w:pos="0"/>
            </w:tabs>
            <w:ind w:left="720" w:right="720"/>
            <w:jc w:val="center"/>
            <w:outlineLvl w:val="0"/>
          </w:pPr>
        </w:pPrChange>
      </w:pPr>
    </w:p>
    <w:p w:rsidR="006B12CF" w:rsidRDefault="006B12CF">
      <w:pPr>
        <w:pPrChange w:id="5" w:author="Lesley Bross" w:date="2020-09-30T11:10:00Z">
          <w:pPr>
            <w:tabs>
              <w:tab w:val="left" w:pos="0"/>
            </w:tabs>
            <w:ind w:left="720" w:right="720"/>
            <w:jc w:val="center"/>
            <w:outlineLvl w:val="0"/>
          </w:pPr>
        </w:pPrChange>
      </w:pPr>
    </w:p>
    <w:p w:rsidR="006B12CF" w:rsidRPr="00CF0AEC" w:rsidRDefault="00D2642E" w:rsidP="00F50D0E">
      <w:pPr>
        <w:tabs>
          <w:tab w:val="left" w:pos="0"/>
        </w:tabs>
        <w:ind w:left="720" w:right="720"/>
        <w:jc w:val="center"/>
        <w:outlineLvl w:val="0"/>
        <w:rPr>
          <w:b/>
          <w:sz w:val="52"/>
          <w:szCs w:val="52"/>
        </w:rPr>
      </w:pPr>
      <w:r>
        <w:rPr>
          <w:b/>
          <w:sz w:val="52"/>
          <w:szCs w:val="52"/>
        </w:rPr>
        <w:t>Installation Guide</w:t>
      </w:r>
    </w:p>
    <w:p w:rsidR="00442FE8" w:rsidRDefault="00442FE8" w:rsidP="00F50D0E">
      <w:pPr>
        <w:tabs>
          <w:tab w:val="left" w:pos="0"/>
        </w:tabs>
        <w:ind w:left="720" w:right="720"/>
        <w:jc w:val="center"/>
        <w:rPr>
          <w:b/>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6B12CF" w:rsidRDefault="006B12CF" w:rsidP="00F50D0E">
      <w:pPr>
        <w:tabs>
          <w:tab w:val="left" w:pos="0"/>
        </w:tabs>
        <w:ind w:left="720" w:right="720"/>
        <w:rPr>
          <w:sz w:val="36"/>
          <w:szCs w:val="36"/>
        </w:rPr>
      </w:pPr>
    </w:p>
    <w:p w:rsidR="007576F5" w:rsidRDefault="007576F5" w:rsidP="00F50D0E">
      <w:pPr>
        <w:tabs>
          <w:tab w:val="left" w:pos="0"/>
        </w:tabs>
        <w:ind w:left="720" w:right="720"/>
        <w:rPr>
          <w:ins w:id="6" w:author="Lesley Bross" w:date="2020-09-30T11:10:00Z"/>
          <w:b/>
        </w:rPr>
      </w:pPr>
    </w:p>
    <w:p w:rsidR="006C318A" w:rsidRDefault="006C318A" w:rsidP="00F50D0E">
      <w:pPr>
        <w:tabs>
          <w:tab w:val="left" w:pos="0"/>
        </w:tabs>
        <w:ind w:left="720" w:right="720"/>
        <w:rPr>
          <w:ins w:id="7" w:author="Lesley Bross" w:date="2020-09-30T11:10:00Z"/>
          <w:b/>
        </w:rPr>
      </w:pPr>
    </w:p>
    <w:p w:rsidR="006C318A" w:rsidRDefault="006C318A" w:rsidP="00F50D0E">
      <w:pPr>
        <w:tabs>
          <w:tab w:val="left" w:pos="0"/>
        </w:tabs>
        <w:ind w:left="720" w:right="720"/>
        <w:rPr>
          <w:ins w:id="8" w:author="Lesley Bross" w:date="2020-09-30T11:10:00Z"/>
          <w:b/>
        </w:rPr>
      </w:pPr>
    </w:p>
    <w:p w:rsidR="006C318A" w:rsidRDefault="006C318A" w:rsidP="00F50D0E">
      <w:pPr>
        <w:tabs>
          <w:tab w:val="left" w:pos="0"/>
        </w:tabs>
        <w:ind w:left="720" w:right="720"/>
        <w:rPr>
          <w:ins w:id="9" w:author="Lesley Bross" w:date="2020-09-30T11:10:00Z"/>
          <w:b/>
        </w:rPr>
      </w:pPr>
    </w:p>
    <w:p w:rsidR="006C318A" w:rsidRDefault="006C318A" w:rsidP="00F50D0E">
      <w:pPr>
        <w:tabs>
          <w:tab w:val="left" w:pos="0"/>
        </w:tabs>
        <w:ind w:left="720" w:right="720"/>
        <w:rPr>
          <w:ins w:id="10" w:author="Lesley Bross" w:date="2020-09-30T11:11:00Z"/>
          <w:b/>
        </w:rPr>
      </w:pPr>
    </w:p>
    <w:p w:rsidR="006C318A" w:rsidRDefault="006C318A" w:rsidP="00F50D0E">
      <w:pPr>
        <w:tabs>
          <w:tab w:val="left" w:pos="0"/>
        </w:tabs>
        <w:ind w:left="720" w:right="720"/>
        <w:rPr>
          <w:ins w:id="11" w:author="Lesley Bross" w:date="2020-09-30T11:11:00Z"/>
          <w:b/>
        </w:rPr>
      </w:pPr>
    </w:p>
    <w:p w:rsidR="006C318A" w:rsidRDefault="006C318A" w:rsidP="00F50D0E">
      <w:pPr>
        <w:tabs>
          <w:tab w:val="left" w:pos="0"/>
        </w:tabs>
        <w:ind w:left="720" w:right="720"/>
        <w:rPr>
          <w:ins w:id="12" w:author="Lesley Bross" w:date="2020-09-30T11:11:00Z"/>
          <w:b/>
        </w:rPr>
      </w:pPr>
    </w:p>
    <w:p w:rsidR="006C318A" w:rsidRDefault="006C318A" w:rsidP="00F50D0E">
      <w:pPr>
        <w:tabs>
          <w:tab w:val="left" w:pos="0"/>
        </w:tabs>
        <w:ind w:left="720" w:right="720"/>
        <w:rPr>
          <w:b/>
        </w:rPr>
      </w:pPr>
    </w:p>
    <w:p w:rsidR="007576F5" w:rsidRDefault="007576F5" w:rsidP="00F50D0E">
      <w:pPr>
        <w:tabs>
          <w:tab w:val="left" w:pos="0"/>
        </w:tabs>
        <w:ind w:left="720" w:right="720"/>
        <w:rPr>
          <w:b/>
        </w:rPr>
      </w:pPr>
    </w:p>
    <w:p w:rsidR="007576F5" w:rsidRDefault="00D2642E" w:rsidP="001C67F8">
      <w:pPr>
        <w:tabs>
          <w:tab w:val="left" w:pos="0"/>
          <w:tab w:val="left" w:pos="90"/>
        </w:tabs>
        <w:ind w:left="720" w:right="720" w:hanging="630"/>
        <w:outlineLvl w:val="0"/>
        <w:rPr>
          <w:b/>
        </w:rPr>
      </w:pPr>
      <w:r>
        <w:rPr>
          <w:b/>
        </w:rPr>
        <w:t>For Version 5.8.</w:t>
      </w:r>
      <w:ins w:id="13" w:author="Lesley Bross" w:date="2020-09-30T11:07:00Z">
        <w:r w:rsidR="006C318A">
          <w:rPr>
            <w:b/>
          </w:rPr>
          <w:t>9</w:t>
        </w:r>
      </w:ins>
      <w:del w:id="14" w:author="Lesley Bross" w:date="2020-09-30T11:06:00Z">
        <w:r w:rsidR="008D57CE" w:rsidDel="006C318A">
          <w:rPr>
            <w:b/>
          </w:rPr>
          <w:delText>8</w:delText>
        </w:r>
      </w:del>
      <w:r>
        <w:rPr>
          <w:b/>
        </w:rPr>
        <w:t>,</w:t>
      </w:r>
      <w:r w:rsidR="007F5DEC">
        <w:rPr>
          <w:b/>
        </w:rPr>
        <w:t xml:space="preserve"> </w:t>
      </w:r>
      <w:r>
        <w:rPr>
          <w:b/>
        </w:rPr>
        <w:t xml:space="preserve">released on </w:t>
      </w:r>
      <w:r w:rsidR="008D57CE">
        <w:rPr>
          <w:b/>
        </w:rPr>
        <w:t>2</w:t>
      </w:r>
      <w:del w:id="15" w:author="Lesley Bross" w:date="2020-09-30T11:07:00Z">
        <w:r w:rsidR="005C1694" w:rsidDel="006C318A">
          <w:rPr>
            <w:b/>
          </w:rPr>
          <w:delText>1</w:delText>
        </w:r>
      </w:del>
      <w:r w:rsidR="008D57CE">
        <w:rPr>
          <w:b/>
        </w:rPr>
        <w:t xml:space="preserve"> </w:t>
      </w:r>
      <w:del w:id="16" w:author="Lesley Bross" w:date="2020-09-30T11:07:00Z">
        <w:r w:rsidR="008D57CE" w:rsidDel="006C318A">
          <w:rPr>
            <w:b/>
          </w:rPr>
          <w:delText xml:space="preserve">January </w:delText>
        </w:r>
      </w:del>
      <w:ins w:id="17" w:author="Lesley Bross" w:date="2020-09-30T11:07:00Z">
        <w:r w:rsidR="006C318A">
          <w:rPr>
            <w:b/>
          </w:rPr>
          <w:t xml:space="preserve">October </w:t>
        </w:r>
      </w:ins>
      <w:r w:rsidR="008D57CE">
        <w:rPr>
          <w:b/>
        </w:rPr>
        <w:t>2020</w:t>
      </w:r>
    </w:p>
    <w:p w:rsidR="005043CA" w:rsidRDefault="005043CA" w:rsidP="00644F49">
      <w:pPr>
        <w:tabs>
          <w:tab w:val="left" w:pos="0"/>
        </w:tabs>
        <w:ind w:right="720"/>
        <w:rPr>
          <w:b/>
        </w:rPr>
      </w:pPr>
    </w:p>
    <w:p w:rsidR="00BE59F6" w:rsidRDefault="00644F49" w:rsidP="00644F49">
      <w:pPr>
        <w:tabs>
          <w:tab w:val="left" w:pos="0"/>
        </w:tabs>
        <w:ind w:left="720" w:right="720"/>
        <w:jc w:val="center"/>
        <w:rPr>
          <w:b/>
          <w:sz w:val="28"/>
          <w:szCs w:val="28"/>
        </w:rPr>
      </w:pPr>
      <w:r>
        <w:rPr>
          <w:b/>
          <w:sz w:val="28"/>
          <w:szCs w:val="28"/>
        </w:rPr>
        <w:lastRenderedPageBreak/>
        <w:t>Introduction</w:t>
      </w:r>
    </w:p>
    <w:p w:rsidR="00644F49" w:rsidRDefault="00644F49" w:rsidP="00644F49">
      <w:pPr>
        <w:tabs>
          <w:tab w:val="left" w:pos="0"/>
        </w:tabs>
        <w:ind w:left="720" w:right="720"/>
        <w:rPr>
          <w:b/>
          <w:sz w:val="28"/>
          <w:szCs w:val="28"/>
        </w:rPr>
      </w:pPr>
    </w:p>
    <w:p w:rsidR="006C318A" w:rsidRDefault="0050225C" w:rsidP="00644F49">
      <w:pPr>
        <w:tabs>
          <w:tab w:val="left" w:pos="0"/>
        </w:tabs>
        <w:ind w:left="720" w:right="720"/>
        <w:rPr>
          <w:ins w:id="18" w:author="Lesley Bross" w:date="2020-09-30T11:11:00Z"/>
        </w:rPr>
      </w:pPr>
      <w:r>
        <w:t xml:space="preserve">This guide details the </w:t>
      </w:r>
      <w:r w:rsidR="00BF1ACD">
        <w:t xml:space="preserve">32 </w:t>
      </w:r>
      <w:r>
        <w:t>steps required to install the FIA BioSum software on your Windows computer for the first time</w:t>
      </w:r>
      <w:r w:rsidR="009A2E48">
        <w:t>—what we call a “full installation”</w:t>
      </w:r>
      <w:r>
        <w:t xml:space="preserve">. Instructions for upgrading from a previous version of BioSum are provided in an </w:t>
      </w:r>
      <w:hyperlink w:anchor="_Appendix:_How_to" w:history="1">
        <w:r w:rsidRPr="00D2642E">
          <w:rPr>
            <w:rStyle w:val="Hyperlink"/>
          </w:rPr>
          <w:t>Appendix</w:t>
        </w:r>
      </w:hyperlink>
      <w:r>
        <w:t xml:space="preserve"> at the end of this guide. </w:t>
      </w:r>
      <w:r w:rsidR="00D2642E">
        <w:t xml:space="preserve">BioSum </w:t>
      </w:r>
      <w:r w:rsidR="00533CF9">
        <w:t xml:space="preserve">should be installed </w:t>
      </w:r>
      <w:r w:rsidR="00D2642E">
        <w:t xml:space="preserve">from an account with administrative privileges. </w:t>
      </w:r>
      <w:r w:rsidR="00533CF9">
        <w:t>Some components, such as ORACLE Express Edition, must be installed from an administrative account. One benefit of installing all components from an “admin” account is that all components are then</w:t>
      </w:r>
      <w:r w:rsidR="00D2642E">
        <w:t xml:space="preserve"> available </w:t>
      </w:r>
      <w:r w:rsidR="00533CF9">
        <w:t xml:space="preserve">to be run from </w:t>
      </w:r>
      <w:r w:rsidR="00D2642E">
        <w:t xml:space="preserve">any user account on the computer. It is also </w:t>
      </w:r>
      <w:r w:rsidR="00533CF9">
        <w:t>essential</w:t>
      </w:r>
      <w:r w:rsidR="00D2642E">
        <w:t xml:space="preserve"> that BioSum </w:t>
      </w:r>
      <w:r w:rsidR="00D27125">
        <w:t>“</w:t>
      </w:r>
      <w:r w:rsidR="00D2642E">
        <w:t>projects</w:t>
      </w:r>
      <w:r w:rsidR="00D27125">
        <w:t>”, the datasets assembled and analyzed during the BioSum workflow,</w:t>
      </w:r>
      <w:r w:rsidR="00D2642E">
        <w:t xml:space="preserve"> be in “trusted locations” as defined in the </w:t>
      </w:r>
      <w:r w:rsidR="009A2E48">
        <w:t xml:space="preserve">MS Access configuration to eliminate </w:t>
      </w:r>
      <w:r w:rsidR="00BF1ACD">
        <w:t xml:space="preserve">disk </w:t>
      </w:r>
      <w:r w:rsidR="009A2E48">
        <w:t xml:space="preserve">write </w:t>
      </w:r>
      <w:r w:rsidR="00BF1ACD">
        <w:t>failures</w:t>
      </w:r>
      <w:r w:rsidR="009A2E48">
        <w:t xml:space="preserve"> in a project’s database. </w:t>
      </w:r>
    </w:p>
    <w:p w:rsidR="006C318A" w:rsidRDefault="006C318A" w:rsidP="00644F49">
      <w:pPr>
        <w:tabs>
          <w:tab w:val="left" w:pos="0"/>
        </w:tabs>
        <w:ind w:left="720" w:right="720"/>
        <w:rPr>
          <w:ins w:id="19" w:author="Lesley Bross" w:date="2020-09-30T11:11:00Z"/>
        </w:rPr>
      </w:pPr>
    </w:p>
    <w:p w:rsidR="009A2E48" w:rsidRDefault="00533CF9" w:rsidP="00644F49">
      <w:pPr>
        <w:tabs>
          <w:tab w:val="left" w:pos="0"/>
        </w:tabs>
        <w:ind w:left="720" w:right="720"/>
      </w:pPr>
      <w:r>
        <w:t xml:space="preserve">If installing on a Forest Service computer, </w:t>
      </w:r>
      <w:ins w:id="20" w:author="Lesley Bross" w:date="2020-09-30T11:14:00Z">
        <w:r w:rsidR="006C318A">
          <w:t xml:space="preserve">full </w:t>
        </w:r>
      </w:ins>
      <w:del w:id="21" w:author="Lesley Bross" w:date="2020-09-30T11:11:00Z">
        <w:r w:rsidDel="006C318A">
          <w:delText>obtaining admin access is very difficult</w:delText>
        </w:r>
      </w:del>
      <w:ins w:id="22" w:author="Lesley Bross" w:date="2020-09-30T11:11:00Z">
        <w:r w:rsidR="006C318A">
          <w:t>administrative account access is not available</w:t>
        </w:r>
      </w:ins>
      <w:r>
        <w:t xml:space="preserve">. While most of the components can be installed using the &lt;Run Elevated&gt; option on the right click menu, paying strict attention to the instructions herein, the ORACLE XE software installation and User Account Controls modification can ONLY be accomplished </w:t>
      </w:r>
      <w:del w:id="23" w:author="Lesley Bross" w:date="2020-09-30T11:14:00Z">
        <w:r w:rsidDel="006C318A">
          <w:delText>from a genuine admin account</w:delText>
        </w:r>
      </w:del>
      <w:ins w:id="24" w:author="Lesley Bross" w:date="2020-09-30T11:14:00Z">
        <w:r w:rsidR="006C318A">
          <w:t>with full administrative access</w:t>
        </w:r>
      </w:ins>
      <w:r>
        <w:t xml:space="preserve">. </w:t>
      </w:r>
      <w:del w:id="25" w:author="Lesley Bross" w:date="2020-09-30T11:15:00Z">
        <w:r w:rsidR="006F27A1" w:rsidDel="006C318A">
          <w:delText>Forest Service users</w:delText>
        </w:r>
      </w:del>
      <w:ins w:id="26" w:author="Lesley Bross" w:date="2020-09-30T11:15:00Z">
        <w:r w:rsidR="006C318A">
          <w:t>Users with computers on the Forest Service</w:t>
        </w:r>
      </w:ins>
      <w:r w:rsidR="006F27A1">
        <w:t xml:space="preserve"> </w:t>
      </w:r>
      <w:del w:id="27" w:author="Lesley Bross" w:date="2020-09-30T11:15:00Z">
        <w:r w:rsidR="006F27A1" w:rsidDel="006C318A">
          <w:delText xml:space="preserve">will need to contact BioSum developers at </w:delText>
        </w:r>
        <w:r w:rsidR="00FC40D5" w:rsidDel="006C318A">
          <w:fldChar w:fldCharType="begin"/>
        </w:r>
        <w:r w:rsidR="00FC40D5" w:rsidDel="006C318A">
          <w:delInstrText xml:space="preserve"> HYPERLINK "mailto:install@biosum.info" </w:delInstrText>
        </w:r>
        <w:r w:rsidR="00FC40D5" w:rsidDel="006C318A">
          <w:fldChar w:fldCharType="separate"/>
        </w:r>
        <w:r w:rsidR="006F27A1" w:rsidRPr="00340503" w:rsidDel="006C318A">
          <w:rPr>
            <w:rStyle w:val="Hyperlink"/>
          </w:rPr>
          <w:delText>install@biosum.info</w:delText>
        </w:r>
        <w:r w:rsidR="00FC40D5" w:rsidDel="006C318A">
          <w:rPr>
            <w:rStyle w:val="Hyperlink"/>
          </w:rPr>
          <w:fldChar w:fldCharType="end"/>
        </w:r>
        <w:r w:rsidR="006F27A1" w:rsidDel="006C318A">
          <w:delText xml:space="preserve"> for assistance with these steps.</w:delText>
        </w:r>
      </w:del>
      <w:ins w:id="28" w:author="Lesley Bross" w:date="2020-09-30T11:15:00Z">
        <w:r w:rsidR="006C318A">
          <w:t xml:space="preserve">should refer to Appendix 2 for installing additional components </w:t>
        </w:r>
      </w:ins>
      <w:ins w:id="29" w:author="Lesley Bross" w:date="2020-09-30T11:16:00Z">
        <w:r w:rsidR="006C318A">
          <w:t>allow BioSum to function without installing ORACLE XE. F</w:t>
        </w:r>
        <w:r w:rsidR="00A96A34">
          <w:t xml:space="preserve">orest Service users should </w:t>
        </w:r>
        <w:r w:rsidR="006C318A">
          <w:t>skip</w:t>
        </w:r>
      </w:ins>
      <w:ins w:id="30" w:author="Lesley Bross" w:date="2020-09-30T11:17:00Z">
        <w:r w:rsidR="00B0274A">
          <w:t xml:space="preserve"> steps 2-8</w:t>
        </w:r>
        <w:r w:rsidR="00A96A34">
          <w:t xml:space="preserve"> and NOT</w:t>
        </w:r>
      </w:ins>
      <w:ins w:id="31" w:author="Lesley Bross" w:date="2020-09-30T11:18:00Z">
        <w:r w:rsidR="00A96A34">
          <w:t xml:space="preserve"> try to</w:t>
        </w:r>
      </w:ins>
      <w:ins w:id="32" w:author="Lesley Bross" w:date="2020-09-30T11:17:00Z">
        <w:r w:rsidR="00A96A34">
          <w:t xml:space="preserve"> install </w:t>
        </w:r>
      </w:ins>
      <w:ins w:id="33" w:author="Lesley Bross" w:date="2020-09-30T11:18:00Z">
        <w:r w:rsidR="00A96A34">
          <w:t xml:space="preserve">and configure </w:t>
        </w:r>
      </w:ins>
      <w:ins w:id="34" w:author="Lesley Bross" w:date="2020-09-30T11:17:00Z">
        <w:r w:rsidR="00A96A34">
          <w:t>ORACLE XE</w:t>
        </w:r>
      </w:ins>
      <w:ins w:id="35" w:author="Lesley Bross" w:date="2020-09-30T11:19:00Z">
        <w:r w:rsidR="0014020E">
          <w:t xml:space="preserve"> or the FIADB Oracle Schema</w:t>
        </w:r>
      </w:ins>
      <w:ins w:id="36" w:author="Lesley Bross" w:date="2020-09-30T11:17:00Z">
        <w:r w:rsidR="00A96A34">
          <w:t>.</w:t>
        </w:r>
      </w:ins>
      <w:ins w:id="37" w:author="Lesley Bross" w:date="2020-09-30T11:16:00Z">
        <w:r w:rsidR="006C318A">
          <w:t xml:space="preserve"> </w:t>
        </w:r>
      </w:ins>
    </w:p>
    <w:p w:rsidR="009A2E48" w:rsidRDefault="009A2E48" w:rsidP="00644F49">
      <w:pPr>
        <w:tabs>
          <w:tab w:val="left" w:pos="0"/>
        </w:tabs>
        <w:ind w:left="720" w:right="720"/>
      </w:pPr>
    </w:p>
    <w:p w:rsidR="00644F49" w:rsidRDefault="009A2E48" w:rsidP="00644F49">
      <w:pPr>
        <w:tabs>
          <w:tab w:val="left" w:pos="0"/>
        </w:tabs>
        <w:ind w:left="720" w:right="720"/>
      </w:pPr>
      <w:r>
        <w:t>The full installation can be initiated from</w:t>
      </w:r>
      <w:r w:rsidR="00644F49">
        <w:t xml:space="preserve"> FIA_BIOSUM_SETUP.</w:t>
      </w:r>
      <w:r w:rsidR="008D57CE">
        <w:t xml:space="preserve">ZIP. Use your favorite archive program (e.g., </w:t>
      </w:r>
      <w:r w:rsidR="00533CF9">
        <w:t xml:space="preserve">7-zip, </w:t>
      </w:r>
      <w:r w:rsidR="008D57CE">
        <w:t xml:space="preserve">WinZip) to extract this archive to </w:t>
      </w:r>
      <w:r w:rsidR="00533CF9">
        <w:t>C:</w:t>
      </w:r>
      <w:proofErr w:type="gramStart"/>
      <w:r w:rsidR="00533CF9">
        <w:t xml:space="preserve">\ </w:t>
      </w:r>
      <w:r w:rsidR="006F27A1">
        <w:t xml:space="preserve"> --</w:t>
      </w:r>
      <w:proofErr w:type="gramEnd"/>
      <w:r w:rsidR="006F27A1">
        <w:t xml:space="preserve"> </w:t>
      </w:r>
      <w:r w:rsidR="00533CF9">
        <w:t xml:space="preserve"> this will create the folder C:\FIA_BioSum and subfolders such as C:\FIA_BioSum\Setup</w:t>
      </w:r>
      <w:r w:rsidR="00644F49">
        <w:t xml:space="preserve">.  </w:t>
      </w:r>
      <w:r w:rsidR="00533CF9">
        <w:t>After archive extraction</w:t>
      </w:r>
      <w:r>
        <w:t xml:space="preserve">, </w:t>
      </w:r>
      <w:r w:rsidR="00533CF9">
        <w:t xml:space="preserve">five critical installation </w:t>
      </w:r>
      <w:r>
        <w:t xml:space="preserve">tasks </w:t>
      </w:r>
      <w:r w:rsidR="00533CF9">
        <w:t>must be performed</w:t>
      </w:r>
      <w:r w:rsidR="00644F49">
        <w:t>:</w:t>
      </w:r>
    </w:p>
    <w:p w:rsidR="00644F49" w:rsidRDefault="00644F49" w:rsidP="00644F49">
      <w:pPr>
        <w:tabs>
          <w:tab w:val="left" w:pos="0"/>
        </w:tabs>
        <w:ind w:left="720" w:right="720"/>
      </w:pPr>
    </w:p>
    <w:p w:rsidR="00644F49" w:rsidRDefault="00D017B3" w:rsidP="00031E4D">
      <w:pPr>
        <w:numPr>
          <w:ilvl w:val="0"/>
          <w:numId w:val="1"/>
        </w:numPr>
        <w:tabs>
          <w:tab w:val="left" w:pos="0"/>
        </w:tabs>
        <w:ind w:right="720"/>
      </w:pPr>
      <w:r>
        <w:t>Install Oracle 11g Express Edition (XE)</w:t>
      </w:r>
      <w:r w:rsidR="008D57CE">
        <w:t>, if not already installed</w:t>
      </w:r>
      <w:ins w:id="38" w:author="Lesley Bross" w:date="2020-09-30T11:18:00Z">
        <w:r w:rsidR="0014020E">
          <w:t xml:space="preserve"> (unless the computer is on the USFS network; If a USFS computer, refer to Appendix 2)</w:t>
        </w:r>
      </w:ins>
    </w:p>
    <w:p w:rsidR="00644F49" w:rsidRDefault="00644F49" w:rsidP="00031E4D">
      <w:pPr>
        <w:numPr>
          <w:ilvl w:val="0"/>
          <w:numId w:val="1"/>
        </w:numPr>
        <w:tabs>
          <w:tab w:val="left" w:pos="0"/>
        </w:tabs>
        <w:ind w:right="720"/>
      </w:pPr>
      <w:r>
        <w:t>Install FIADB Oracle Schema</w:t>
      </w:r>
      <w:r w:rsidR="008D57CE">
        <w:t>, if not already installed</w:t>
      </w:r>
      <w:ins w:id="39" w:author="Lesley Bross" w:date="2020-09-30T11:19:00Z">
        <w:r w:rsidR="0014020E">
          <w:t xml:space="preserve"> (unless the computer is on the USFS network)</w:t>
        </w:r>
      </w:ins>
    </w:p>
    <w:p w:rsidR="001C50EB" w:rsidRDefault="001C50EB" w:rsidP="00031E4D">
      <w:pPr>
        <w:numPr>
          <w:ilvl w:val="0"/>
          <w:numId w:val="1"/>
        </w:numPr>
        <w:tabs>
          <w:tab w:val="left" w:pos="0"/>
        </w:tabs>
        <w:ind w:right="720"/>
      </w:pPr>
      <w:r>
        <w:t>Install R</w:t>
      </w:r>
      <w:r w:rsidR="009A2E48">
        <w:t>, if not already installed on the computer (version 3.4 or better)</w:t>
      </w:r>
      <w:r>
        <w:t xml:space="preserve"> </w:t>
      </w:r>
    </w:p>
    <w:p w:rsidR="005F0AA9" w:rsidRDefault="005F0AA9" w:rsidP="00031E4D">
      <w:pPr>
        <w:numPr>
          <w:ilvl w:val="0"/>
          <w:numId w:val="1"/>
        </w:numPr>
        <w:tabs>
          <w:tab w:val="left" w:pos="0"/>
        </w:tabs>
        <w:ind w:right="720"/>
      </w:pPr>
      <w:r>
        <w:t>Install RODBC</w:t>
      </w:r>
      <w:r w:rsidR="008D57CE">
        <w:t>, if not already installed</w:t>
      </w:r>
    </w:p>
    <w:p w:rsidR="00644F49" w:rsidRDefault="00644F49" w:rsidP="00031E4D">
      <w:pPr>
        <w:numPr>
          <w:ilvl w:val="0"/>
          <w:numId w:val="1"/>
        </w:numPr>
        <w:tabs>
          <w:tab w:val="left" w:pos="0"/>
        </w:tabs>
        <w:ind w:right="720"/>
      </w:pPr>
      <w:r>
        <w:t xml:space="preserve">Install FIA </w:t>
      </w:r>
      <w:proofErr w:type="spellStart"/>
      <w:r>
        <w:t>Biosum</w:t>
      </w:r>
      <w:proofErr w:type="spellEnd"/>
      <w:r>
        <w:t xml:space="preserve"> Manager</w:t>
      </w:r>
      <w:r w:rsidR="009A2E48">
        <w:t>—the analyst-friendly software that manages workflow associated with the many data manipulation and analysis procedures in a BioSum project</w:t>
      </w:r>
      <w:r>
        <w:t>.</w:t>
      </w:r>
    </w:p>
    <w:p w:rsidR="00644F49" w:rsidRDefault="00644F49" w:rsidP="00644F49">
      <w:pPr>
        <w:tabs>
          <w:tab w:val="left" w:pos="0"/>
        </w:tabs>
        <w:ind w:right="720"/>
      </w:pPr>
      <w:r>
        <w:tab/>
      </w:r>
    </w:p>
    <w:p w:rsidR="007A0163" w:rsidRDefault="007A0163" w:rsidP="007A0163">
      <w:pPr>
        <w:tabs>
          <w:tab w:val="left" w:pos="720"/>
        </w:tabs>
        <w:ind w:left="720" w:right="720" w:hanging="90"/>
      </w:pPr>
      <w:r>
        <w:tab/>
        <w:t xml:space="preserve">If Oracle 11g XE (11.2.0) </w:t>
      </w:r>
      <w:r w:rsidR="009A2E48">
        <w:t xml:space="preserve">has </w:t>
      </w:r>
      <w:r>
        <w:t xml:space="preserve">already </w:t>
      </w:r>
      <w:r w:rsidR="009A2E48">
        <w:t xml:space="preserve">been </w:t>
      </w:r>
      <w:r>
        <w:t xml:space="preserve">installed </w:t>
      </w:r>
      <w:r w:rsidR="009A2E48">
        <w:t>via procedures consistent with those specified in this guide, there is no need to reinstall this component</w:t>
      </w:r>
      <w:r>
        <w:t xml:space="preserve">. </w:t>
      </w:r>
      <w:r w:rsidR="00C03816">
        <w:t>Oracle 11g documentation</w:t>
      </w:r>
      <w:r w:rsidR="009A2E48">
        <w:t xml:space="preserve"> is available in </w:t>
      </w:r>
      <w:r w:rsidR="00C03816">
        <w:t>c:\</w:t>
      </w:r>
      <w:r w:rsidR="00C03816" w:rsidRPr="00C03816">
        <w:t xml:space="preserve"> </w:t>
      </w:r>
      <w:proofErr w:type="spellStart"/>
      <w:r w:rsidR="00C03816" w:rsidRPr="00C03816">
        <w:t>fia_biosum</w:t>
      </w:r>
      <w:proofErr w:type="spellEnd"/>
      <w:r w:rsidR="00C03816" w:rsidRPr="00C03816">
        <w:t>\setup\oracle11g_xe\oracle_11g_setup_instructions</w:t>
      </w:r>
      <w:r w:rsidR="00C03816">
        <w:t>.pdf</w:t>
      </w:r>
      <w:r w:rsidR="009A2E48">
        <w:t xml:space="preserve"> after self-extraction of FIA_BIOSUM_SETUP</w:t>
      </w:r>
      <w:r w:rsidR="00533CF9">
        <w:t>, but if the installation is successful, it is typically not needed</w:t>
      </w:r>
      <w:r w:rsidR="00C03816">
        <w:t>.</w:t>
      </w:r>
      <w:ins w:id="40" w:author="Lesley Bross" w:date="2020-09-30T11:23:00Z">
        <w:r w:rsidR="00041B3E">
          <w:t xml:space="preserve"> </w:t>
        </w:r>
      </w:ins>
      <w:ins w:id="41" w:author="Lesley Bross" w:date="2020-09-30T11:24:00Z">
        <w:r w:rsidR="00041B3E">
          <w:t>User permissions</w:t>
        </w:r>
      </w:ins>
      <w:ins w:id="42" w:author="Lesley Bross" w:date="2020-09-30T11:23:00Z">
        <w:r w:rsidR="00041B3E">
          <w:t xml:space="preserve"> on the USFS network </w:t>
        </w:r>
      </w:ins>
      <w:ins w:id="43" w:author="Lesley Bross" w:date="2020-09-30T11:24:00Z">
        <w:r w:rsidR="00041B3E">
          <w:t>prohibit the installation of Oracle 11g XE.</w:t>
        </w:r>
      </w:ins>
      <w:r w:rsidR="00C03816">
        <w:t xml:space="preserve">  </w:t>
      </w:r>
    </w:p>
    <w:p w:rsidR="007A0163" w:rsidRDefault="007A0163" w:rsidP="007A0163">
      <w:pPr>
        <w:tabs>
          <w:tab w:val="left" w:pos="720"/>
        </w:tabs>
        <w:ind w:left="720" w:right="720" w:hanging="90"/>
      </w:pPr>
    </w:p>
    <w:p w:rsidR="00D17DF1" w:rsidRDefault="00D17DF1">
      <w:pPr>
        <w:rPr>
          <w:ins w:id="44" w:author="Lesley Bross" w:date="2020-09-30T12:01:00Z"/>
          <w:b/>
          <w:sz w:val="28"/>
          <w:szCs w:val="28"/>
        </w:rPr>
      </w:pPr>
      <w:ins w:id="45" w:author="Lesley Bross" w:date="2020-09-30T12:01:00Z">
        <w:r>
          <w:rPr>
            <w:b/>
            <w:sz w:val="28"/>
            <w:szCs w:val="28"/>
          </w:rPr>
          <w:br w:type="page"/>
        </w:r>
      </w:ins>
    </w:p>
    <w:p w:rsidR="007A0163" w:rsidRDefault="007A0163" w:rsidP="007A0163">
      <w:pPr>
        <w:tabs>
          <w:tab w:val="left" w:pos="720"/>
        </w:tabs>
        <w:ind w:left="720" w:right="720" w:hanging="90"/>
        <w:jc w:val="center"/>
      </w:pPr>
      <w:r>
        <w:rPr>
          <w:b/>
          <w:sz w:val="28"/>
          <w:szCs w:val="28"/>
        </w:rPr>
        <w:lastRenderedPageBreak/>
        <w:t>Software Requirements</w:t>
      </w:r>
      <w:r w:rsidR="006F27A1">
        <w:rPr>
          <w:b/>
          <w:sz w:val="28"/>
          <w:szCs w:val="28"/>
        </w:rPr>
        <w:t xml:space="preserve"> for Computers Running BioSum</w:t>
      </w:r>
    </w:p>
    <w:p w:rsidR="007A0163" w:rsidRDefault="007A0163" w:rsidP="007A0163">
      <w:pPr>
        <w:tabs>
          <w:tab w:val="left" w:pos="720"/>
        </w:tabs>
        <w:ind w:left="720" w:right="720" w:hanging="90"/>
      </w:pPr>
    </w:p>
    <w:p w:rsidR="009A2E48" w:rsidRDefault="009A2E48" w:rsidP="00D27125">
      <w:pPr>
        <w:tabs>
          <w:tab w:val="left" w:pos="720"/>
        </w:tabs>
        <w:ind w:left="720" w:right="720"/>
      </w:pPr>
      <w:r>
        <w:t>For BioSum to install and f</w:t>
      </w:r>
      <w:r w:rsidR="00BD3841">
        <w:t>unction at all, requirements 1-2</w:t>
      </w:r>
      <w:r>
        <w:t xml:space="preserve"> m</w:t>
      </w:r>
      <w:r w:rsidR="00BD3841">
        <w:t>ust already be met. Requirement 3</w:t>
      </w:r>
      <w:r>
        <w:t xml:space="preserve"> can be met following installation</w:t>
      </w:r>
      <w:r w:rsidR="00D27125">
        <w:t>.</w:t>
      </w:r>
    </w:p>
    <w:p w:rsidR="00D27125" w:rsidRDefault="00D27125" w:rsidP="00D27125">
      <w:pPr>
        <w:tabs>
          <w:tab w:val="left" w:pos="720"/>
        </w:tabs>
        <w:ind w:left="720" w:right="720"/>
      </w:pPr>
    </w:p>
    <w:p w:rsidR="007A0163" w:rsidRDefault="00CF4054" w:rsidP="00031E4D">
      <w:pPr>
        <w:numPr>
          <w:ilvl w:val="0"/>
          <w:numId w:val="2"/>
        </w:numPr>
        <w:tabs>
          <w:tab w:val="left" w:pos="720"/>
        </w:tabs>
        <w:ind w:right="720"/>
      </w:pPr>
      <w:r>
        <w:t>Microsoft Windows 7 Professional, Enterprise, or Ultimate editions</w:t>
      </w:r>
      <w:r w:rsidR="00D27125">
        <w:t>, or Windows 10</w:t>
      </w:r>
      <w:r>
        <w:t>.</w:t>
      </w:r>
    </w:p>
    <w:p w:rsidR="00CF4054" w:rsidRDefault="00CF4054" w:rsidP="00031E4D">
      <w:pPr>
        <w:numPr>
          <w:ilvl w:val="0"/>
          <w:numId w:val="2"/>
        </w:numPr>
        <w:tabs>
          <w:tab w:val="left" w:pos="720"/>
        </w:tabs>
        <w:ind w:right="720"/>
      </w:pPr>
      <w:r>
        <w:t xml:space="preserve">Microsoft Office </w:t>
      </w:r>
      <w:r w:rsidR="00CD5DAE">
        <w:t>2013</w:t>
      </w:r>
      <w:r w:rsidR="008D57CE">
        <w:t xml:space="preserve"> or greater (through Office 365)</w:t>
      </w:r>
      <w:r w:rsidR="00D27125">
        <w:t xml:space="preserve">, </w:t>
      </w:r>
      <w:r w:rsidR="005E5027">
        <w:t xml:space="preserve">which BioSum uses for data storage, </w:t>
      </w:r>
      <w:r w:rsidR="00D27125">
        <w:t xml:space="preserve">but </w:t>
      </w:r>
      <w:r w:rsidR="00D27125" w:rsidRPr="005E5027">
        <w:rPr>
          <w:b/>
          <w:u w:val="single"/>
        </w:rPr>
        <w:t>must be</w:t>
      </w:r>
      <w:r w:rsidR="00D27125">
        <w:t xml:space="preserve"> </w:t>
      </w:r>
      <w:ins w:id="46" w:author="Lesley Bross" w:date="2020-09-30T11:25:00Z">
        <w:r w:rsidR="00041B3E">
          <w:rPr>
            <w:u w:val="single"/>
          </w:rPr>
          <w:t>64-</w:t>
        </w:r>
      </w:ins>
      <w:del w:id="47" w:author="Lesley Bross" w:date="2020-09-30T11:25:00Z">
        <w:r w:rsidRPr="006F27A1" w:rsidDel="00041B3E">
          <w:rPr>
            <w:u w:val="single"/>
          </w:rPr>
          <w:delText>32</w:delText>
        </w:r>
      </w:del>
      <w:r w:rsidRPr="006F27A1">
        <w:rPr>
          <w:u w:val="single"/>
        </w:rPr>
        <w:t>bit Version</w:t>
      </w:r>
      <w:r>
        <w:t xml:space="preserve"> </w:t>
      </w:r>
      <w:r w:rsidR="00D27125">
        <w:t>and include M</w:t>
      </w:r>
      <w:del w:id="48" w:author="Lesley Bross" w:date="2020-09-30T11:25:00Z">
        <w:r w:rsidR="00D27125" w:rsidDel="00041B3E">
          <w:delText>.</w:delText>
        </w:r>
      </w:del>
      <w:r w:rsidR="00D27125">
        <w:t>S</w:t>
      </w:r>
      <w:del w:id="49" w:author="Lesley Bross" w:date="2020-09-30T11:25:00Z">
        <w:r w:rsidR="00D27125" w:rsidDel="00041B3E">
          <w:delText>.</w:delText>
        </w:r>
      </w:del>
      <w:r w:rsidR="00D27125">
        <w:t xml:space="preserve"> </w:t>
      </w:r>
      <w:r>
        <w:t>Access.</w:t>
      </w:r>
      <w:r w:rsidR="008D57CE">
        <w:t xml:space="preserve"> IMPORTANT:</w:t>
      </w:r>
      <w:r w:rsidR="005E5027">
        <w:t xml:space="preserve"> If running Office 2016</w:t>
      </w:r>
      <w:del w:id="50" w:author="Lesley Bross" w:date="2020-09-30T11:25:00Z">
        <w:r w:rsidR="005E5027" w:rsidDel="00041B3E">
          <w:delText>, it must be the 32-bit version (MS Office 64-bit is incompatible with BIOSUM) and</w:delText>
        </w:r>
      </w:del>
      <w:r w:rsidR="005E5027">
        <w:t xml:space="preserve"> </w:t>
      </w:r>
      <w:ins w:id="51" w:author="Lesley Bross" w:date="2020-09-30T11:26:00Z">
        <w:r w:rsidR="00041B3E">
          <w:t xml:space="preserve">or later </w:t>
        </w:r>
      </w:ins>
      <w:r w:rsidR="005E5027">
        <w:t xml:space="preserve">the MS Office 2013 </w:t>
      </w:r>
      <w:ins w:id="52" w:author="Lesley Bross" w:date="2020-09-30T11:25:00Z">
        <w:r w:rsidR="00041B3E">
          <w:t>64</w:t>
        </w:r>
      </w:ins>
      <w:del w:id="53" w:author="Lesley Bross" w:date="2020-09-30T11:25:00Z">
        <w:r w:rsidR="005E5027" w:rsidDel="00041B3E">
          <w:delText>32</w:delText>
        </w:r>
      </w:del>
      <w:r w:rsidR="005E5027">
        <w:t xml:space="preserve">-bit runtime library </w:t>
      </w:r>
      <w:r w:rsidR="002E778D">
        <w:t>Access_runtime_</w:t>
      </w:r>
      <w:r w:rsidR="002E778D" w:rsidRPr="002E778D">
        <w:rPr>
          <w:b/>
        </w:rPr>
        <w:t>x</w:t>
      </w:r>
      <w:ins w:id="54" w:author="Lesley Bross" w:date="2020-09-30T11:26:00Z">
        <w:r w:rsidR="00041B3E">
          <w:rPr>
            <w:b/>
          </w:rPr>
          <w:t>64</w:t>
        </w:r>
      </w:ins>
      <w:del w:id="55" w:author="Lesley Bross" w:date="2020-09-30T11:26:00Z">
        <w:r w:rsidR="002E778D" w:rsidRPr="002E778D" w:rsidDel="00041B3E">
          <w:rPr>
            <w:b/>
          </w:rPr>
          <w:delText>8</w:delText>
        </w:r>
      </w:del>
      <w:del w:id="56" w:author="Lesley Bross" w:date="2020-09-30T11:25:00Z">
        <w:r w:rsidR="002E778D" w:rsidRPr="002E778D" w:rsidDel="00041B3E">
          <w:rPr>
            <w:b/>
          </w:rPr>
          <w:delText>6</w:delText>
        </w:r>
      </w:del>
      <w:r w:rsidR="002E778D">
        <w:t xml:space="preserve">_en-us.exe) </w:t>
      </w:r>
      <w:r w:rsidR="005E5027">
        <w:t xml:space="preserve">must also be installed (download via </w:t>
      </w:r>
      <w:ins w:id="57" w:author="Lesley Bross" w:date="2020-09-30T11:27:00Z">
        <w:r w:rsidR="00587BF4">
          <w:fldChar w:fldCharType="begin"/>
        </w:r>
        <w:r w:rsidR="00587BF4">
          <w:instrText xml:space="preserve"> HYPERLINK "https://www.microsoft.com/en-us/download/details.aspx?id=39358" </w:instrText>
        </w:r>
        <w:r w:rsidR="00587BF4">
          <w:fldChar w:fldCharType="separate"/>
        </w:r>
        <w:r w:rsidR="005E5027" w:rsidRPr="00587BF4">
          <w:rPr>
            <w:rStyle w:val="Hyperlink"/>
          </w:rPr>
          <w:t>https://www.microsoft.com/en-us/download/details.aspx?id=39358</w:t>
        </w:r>
        <w:r w:rsidR="00587BF4">
          <w:fldChar w:fldCharType="end"/>
        </w:r>
      </w:ins>
      <w:del w:id="58" w:author="Lesley Bross" w:date="2020-09-30T11:27:00Z">
        <w:r w:rsidDel="00587BF4">
          <w:delText xml:space="preserve"> </w:delText>
        </w:r>
      </w:del>
      <w:r w:rsidR="005E5027">
        <w:t>)</w:t>
      </w:r>
      <w:r w:rsidR="006F27A1">
        <w:t>, then install as admin or via Run Elevated</w:t>
      </w:r>
      <w:ins w:id="59" w:author="Lesley Bross" w:date="2020-09-30T11:26:00Z">
        <w:r w:rsidR="00041B3E">
          <w:t xml:space="preserve"> (USFS users)</w:t>
        </w:r>
      </w:ins>
      <w:r w:rsidR="006F27A1">
        <w:t>.</w:t>
      </w:r>
    </w:p>
    <w:p w:rsidR="00CF4054" w:rsidRDefault="00CF4054" w:rsidP="00031E4D">
      <w:pPr>
        <w:numPr>
          <w:ilvl w:val="0"/>
          <w:numId w:val="2"/>
        </w:numPr>
        <w:tabs>
          <w:tab w:val="left" w:pos="720"/>
        </w:tabs>
        <w:ind w:right="720"/>
      </w:pPr>
      <w:r>
        <w:t xml:space="preserve">FVS Suppose </w:t>
      </w:r>
      <w:r w:rsidR="00C03816">
        <w:t xml:space="preserve">v.2.02 or later </w:t>
      </w:r>
      <w:r>
        <w:t>(Separate Installation)</w:t>
      </w:r>
      <w:r w:rsidR="00C03816">
        <w:t xml:space="preserve"> </w:t>
      </w:r>
      <w:hyperlink r:id="rId9" w:history="1">
        <w:r w:rsidR="00C03816" w:rsidRPr="00E66F66">
          <w:rPr>
            <w:rStyle w:val="Hyperlink"/>
          </w:rPr>
          <w:t>http://www.fs.fed.us/fmsc/fvs/software/complete.php</w:t>
        </w:r>
      </w:hyperlink>
    </w:p>
    <w:p w:rsidR="007E22DE" w:rsidRDefault="007E22DE" w:rsidP="007E22DE">
      <w:pPr>
        <w:pStyle w:val="Default"/>
      </w:pPr>
    </w:p>
    <w:p w:rsidR="007E22DE" w:rsidRDefault="00E0794C" w:rsidP="00E0794C">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t xml:space="preserve">Setup </w:t>
      </w:r>
      <w:r w:rsidR="007E22DE"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1"/>
      </w:tblGrid>
      <w:tr w:rsidR="00E0794C" w:rsidRPr="00950B5D" w:rsidTr="00950B5D">
        <w:trPr>
          <w:trHeight w:val="359"/>
        </w:trPr>
        <w:tc>
          <w:tcPr>
            <w:tcW w:w="10041" w:type="dxa"/>
            <w:shd w:val="clear" w:color="auto" w:fill="auto"/>
          </w:tcPr>
          <w:p w:rsidR="00E0794C" w:rsidRPr="00950B5D" w:rsidRDefault="00E0794C" w:rsidP="00950B5D">
            <w:pPr>
              <w:pStyle w:val="Default"/>
              <w:ind w:left="720" w:right="706"/>
              <w:rPr>
                <w:rFonts w:ascii="Times New Roman" w:hAnsi="Times New Roman" w:cs="Times New Roman"/>
                <w:color w:val="auto"/>
              </w:rPr>
            </w:pPr>
          </w:p>
          <w:p w:rsidR="00987D43" w:rsidRDefault="00987D43" w:rsidP="00950B5D">
            <w:pPr>
              <w:pStyle w:val="Default"/>
              <w:ind w:left="720" w:right="706"/>
              <w:rPr>
                <w:rFonts w:ascii="Times New Roman" w:hAnsi="Times New Roman" w:cs="Times New Roman"/>
                <w:color w:val="auto"/>
              </w:rPr>
            </w:pPr>
            <w:r>
              <w:rPr>
                <w:rFonts w:ascii="Times New Roman" w:hAnsi="Times New Roman" w:cs="Times New Roman"/>
                <w:color w:val="auto"/>
              </w:rPr>
              <w:t xml:space="preserve">Faithfully </w:t>
            </w:r>
            <w:r w:rsidR="001041E3">
              <w:rPr>
                <w:rFonts w:ascii="Times New Roman" w:hAnsi="Times New Roman" w:cs="Times New Roman"/>
                <w:color w:val="auto"/>
              </w:rPr>
              <w:t xml:space="preserve">(and patiently) </w:t>
            </w:r>
            <w:r>
              <w:rPr>
                <w:rFonts w:ascii="Times New Roman" w:hAnsi="Times New Roman" w:cs="Times New Roman"/>
                <w:color w:val="auto"/>
              </w:rPr>
              <w:t>following t</w:t>
            </w:r>
            <w:r w:rsidR="00E0794C" w:rsidRPr="00950B5D">
              <w:rPr>
                <w:rFonts w:ascii="Times New Roman" w:hAnsi="Times New Roman" w:cs="Times New Roman"/>
                <w:color w:val="auto"/>
              </w:rPr>
              <w:t>he</w:t>
            </w:r>
            <w:r w:rsidR="00D27125">
              <w:rPr>
                <w:rFonts w:ascii="Times New Roman" w:hAnsi="Times New Roman" w:cs="Times New Roman"/>
                <w:color w:val="auto"/>
              </w:rPr>
              <w:t>se instructions will get you up and running with BioSum</w:t>
            </w:r>
            <w:r>
              <w:rPr>
                <w:rFonts w:ascii="Times New Roman" w:hAnsi="Times New Roman" w:cs="Times New Roman"/>
                <w:color w:val="auto"/>
              </w:rPr>
              <w:t xml:space="preserve"> soon</w:t>
            </w:r>
            <w:r w:rsidR="00E0794C" w:rsidRPr="00950B5D">
              <w:rPr>
                <w:rFonts w:ascii="Times New Roman" w:hAnsi="Times New Roman" w:cs="Times New Roman"/>
                <w:color w:val="auto"/>
              </w:rPr>
              <w:t xml:space="preserve">. </w:t>
            </w:r>
            <w:r w:rsidR="00D27125">
              <w:rPr>
                <w:rFonts w:ascii="Times New Roman" w:hAnsi="Times New Roman" w:cs="Times New Roman"/>
                <w:color w:val="auto"/>
              </w:rPr>
              <w:t xml:space="preserve">Because BioSum </w:t>
            </w:r>
            <w:r w:rsidR="00E0794C" w:rsidRPr="00950B5D">
              <w:rPr>
                <w:rFonts w:ascii="Times New Roman" w:hAnsi="Times New Roman" w:cs="Times New Roman"/>
                <w:color w:val="auto"/>
              </w:rPr>
              <w:t>relies on ORACLE “packages” (code libraries)</w:t>
            </w:r>
            <w:r>
              <w:rPr>
                <w:rFonts w:ascii="Times New Roman" w:hAnsi="Times New Roman" w:cs="Times New Roman"/>
                <w:color w:val="auto"/>
              </w:rPr>
              <w:t xml:space="preserve"> throughout the</w:t>
            </w:r>
            <w:r w:rsidR="00E0794C" w:rsidRPr="00950B5D">
              <w:rPr>
                <w:rFonts w:ascii="Times New Roman" w:hAnsi="Times New Roman" w:cs="Times New Roman"/>
                <w:color w:val="auto"/>
              </w:rPr>
              <w:t xml:space="preserve"> workflow, </w:t>
            </w:r>
            <w:r>
              <w:rPr>
                <w:rFonts w:ascii="Times New Roman" w:hAnsi="Times New Roman" w:cs="Times New Roman"/>
                <w:color w:val="auto"/>
              </w:rPr>
              <w:t xml:space="preserve">both </w:t>
            </w:r>
            <w:r w:rsidR="00E0794C" w:rsidRPr="00950B5D">
              <w:rPr>
                <w:rFonts w:ascii="Times New Roman" w:hAnsi="Times New Roman" w:cs="Times New Roman"/>
                <w:color w:val="auto"/>
              </w:rPr>
              <w:t xml:space="preserve">ORACLE XE </w:t>
            </w:r>
            <w:r>
              <w:rPr>
                <w:rFonts w:ascii="Times New Roman" w:hAnsi="Times New Roman" w:cs="Times New Roman"/>
                <w:color w:val="auto"/>
              </w:rPr>
              <w:t xml:space="preserve">and the </w:t>
            </w:r>
            <w:r w:rsidRPr="00950B5D">
              <w:rPr>
                <w:rFonts w:ascii="Times New Roman" w:hAnsi="Times New Roman" w:cs="Times New Roman"/>
                <w:color w:val="auto"/>
              </w:rPr>
              <w:t xml:space="preserve">FIADB ORACLE “schema” that connects </w:t>
            </w:r>
            <w:r>
              <w:rPr>
                <w:rFonts w:ascii="Times New Roman" w:hAnsi="Times New Roman" w:cs="Times New Roman"/>
                <w:color w:val="auto"/>
              </w:rPr>
              <w:t xml:space="preserve">BioSum </w:t>
            </w:r>
            <w:r w:rsidRPr="00950B5D">
              <w:rPr>
                <w:rFonts w:ascii="Times New Roman" w:hAnsi="Times New Roman" w:cs="Times New Roman"/>
                <w:color w:val="auto"/>
              </w:rPr>
              <w:t>to the ORACLE packages</w:t>
            </w:r>
            <w:r>
              <w:rPr>
                <w:rFonts w:ascii="Times New Roman" w:hAnsi="Times New Roman" w:cs="Times New Roman"/>
                <w:color w:val="auto"/>
              </w:rPr>
              <w:t xml:space="preserve"> </w:t>
            </w:r>
            <w:r w:rsidR="00E0794C" w:rsidRPr="0010778B">
              <w:rPr>
                <w:rFonts w:ascii="Times New Roman" w:hAnsi="Times New Roman" w:cs="Times New Roman"/>
                <w:b/>
                <w:color w:val="auto"/>
                <w:u w:val="single"/>
              </w:rPr>
              <w:t>must</w:t>
            </w:r>
            <w:r w:rsidR="00E0794C" w:rsidRPr="00950B5D">
              <w:rPr>
                <w:rFonts w:ascii="Times New Roman" w:hAnsi="Times New Roman" w:cs="Times New Roman"/>
                <w:color w:val="auto"/>
              </w:rPr>
              <w:t xml:space="preserve"> be installed</w:t>
            </w:r>
            <w:r>
              <w:rPr>
                <w:rFonts w:ascii="Times New Roman" w:hAnsi="Times New Roman" w:cs="Times New Roman"/>
                <w:color w:val="auto"/>
              </w:rPr>
              <w:t xml:space="preserve"> for the software to function correctly. These installations require </w:t>
            </w:r>
            <w:r w:rsidR="00E0794C" w:rsidRPr="00950B5D">
              <w:rPr>
                <w:rFonts w:ascii="Times New Roman" w:hAnsi="Times New Roman" w:cs="Times New Roman"/>
                <w:color w:val="auto"/>
              </w:rPr>
              <w:t xml:space="preserve">admin status on the computer. </w:t>
            </w:r>
            <w:ins w:id="60" w:author="Lesley Bross" w:date="2020-09-30T11:28:00Z">
              <w:r w:rsidR="00355AA8">
                <w:rPr>
                  <w:rFonts w:ascii="Times New Roman" w:hAnsi="Times New Roman" w:cs="Times New Roman"/>
                  <w:color w:val="auto"/>
                </w:rPr>
                <w:t>Because the Forest Service network prohibits admin status, Forest Service users</w:t>
              </w:r>
            </w:ins>
            <w:ins w:id="61" w:author="Lesley Bross" w:date="2020-09-30T11:32:00Z">
              <w:r w:rsidR="00355AA8">
                <w:rPr>
                  <w:rFonts w:ascii="Times New Roman" w:hAnsi="Times New Roman" w:cs="Times New Roman"/>
                  <w:color w:val="auto"/>
                </w:rPr>
                <w:t xml:space="preserve"> should</w:t>
              </w:r>
            </w:ins>
            <w:ins w:id="62" w:author="Lesley Bross" w:date="2020-09-30T11:28:00Z">
              <w:r w:rsidR="00355AA8">
                <w:rPr>
                  <w:rFonts w:ascii="Times New Roman" w:hAnsi="Times New Roman" w:cs="Times New Roman"/>
                  <w:color w:val="auto"/>
                </w:rPr>
                <w:t xml:space="preserve"> refer to Appendix 2 for an alternative to ORACLE.</w:t>
              </w:r>
              <w:r w:rsidR="00355AA8">
                <w:rPr>
                  <w:rFonts w:ascii="Times New Roman" w:hAnsi="Times New Roman" w:cs="Times New Roman"/>
                  <w:color w:val="auto"/>
                </w:rPr>
                <w:br/>
              </w:r>
              <w:r w:rsidR="00355AA8">
                <w:rPr>
                  <w:rFonts w:ascii="Times New Roman" w:hAnsi="Times New Roman" w:cs="Times New Roman"/>
                  <w:color w:val="auto"/>
                </w:rPr>
                <w:br/>
              </w:r>
            </w:ins>
            <w:r w:rsidR="00E0794C" w:rsidRPr="00950B5D">
              <w:rPr>
                <w:rFonts w:ascii="Times New Roman" w:hAnsi="Times New Roman" w:cs="Times New Roman"/>
                <w:color w:val="auto"/>
              </w:rPr>
              <w:t xml:space="preserve">Unless </w:t>
            </w:r>
            <w:r>
              <w:rPr>
                <w:rFonts w:ascii="Times New Roman" w:hAnsi="Times New Roman" w:cs="Times New Roman"/>
                <w:color w:val="auto"/>
              </w:rPr>
              <w:t xml:space="preserve">BioSum </w:t>
            </w:r>
            <w:r w:rsidR="00E0794C" w:rsidRPr="00950B5D">
              <w:rPr>
                <w:rFonts w:ascii="Times New Roman" w:hAnsi="Times New Roman" w:cs="Times New Roman"/>
                <w:color w:val="auto"/>
              </w:rPr>
              <w:t xml:space="preserve">will be used only to create FVS files for purposes </w:t>
            </w:r>
            <w:r>
              <w:rPr>
                <w:rFonts w:ascii="Times New Roman" w:hAnsi="Times New Roman" w:cs="Times New Roman"/>
                <w:color w:val="auto"/>
              </w:rPr>
              <w:t xml:space="preserve">unrelated to </w:t>
            </w:r>
            <w:r w:rsidR="00E0794C" w:rsidRPr="00950B5D">
              <w:rPr>
                <w:rFonts w:ascii="Times New Roman" w:hAnsi="Times New Roman" w:cs="Times New Roman"/>
                <w:color w:val="auto"/>
              </w:rPr>
              <w:t>BIOSUM</w:t>
            </w:r>
            <w:r>
              <w:rPr>
                <w:rFonts w:ascii="Times New Roman" w:hAnsi="Times New Roman" w:cs="Times New Roman"/>
                <w:color w:val="auto"/>
              </w:rPr>
              <w:t xml:space="preserve"> analysis</w:t>
            </w:r>
            <w:r w:rsidR="00E0794C" w:rsidRPr="00950B5D">
              <w:rPr>
                <w:rFonts w:ascii="Times New Roman" w:hAnsi="Times New Roman" w:cs="Times New Roman"/>
                <w:color w:val="auto"/>
              </w:rPr>
              <w:t xml:space="preserve">, the R software and RODBC driver must </w:t>
            </w:r>
            <w:r>
              <w:rPr>
                <w:rFonts w:ascii="Times New Roman" w:hAnsi="Times New Roman" w:cs="Times New Roman"/>
                <w:color w:val="auto"/>
              </w:rPr>
              <w:t xml:space="preserve">also be </w:t>
            </w:r>
            <w:r w:rsidR="00E0794C" w:rsidRPr="00950B5D">
              <w:rPr>
                <w:rFonts w:ascii="Times New Roman" w:hAnsi="Times New Roman" w:cs="Times New Roman"/>
                <w:color w:val="auto"/>
              </w:rPr>
              <w:t xml:space="preserve">installed </w:t>
            </w:r>
            <w:r>
              <w:rPr>
                <w:rFonts w:ascii="Times New Roman" w:hAnsi="Times New Roman" w:cs="Times New Roman"/>
                <w:color w:val="auto"/>
              </w:rPr>
              <w:t xml:space="preserve">to enable </w:t>
            </w:r>
            <w:r w:rsidR="00E0794C" w:rsidRPr="00950B5D">
              <w:rPr>
                <w:rFonts w:ascii="Times New Roman" w:hAnsi="Times New Roman" w:cs="Times New Roman"/>
                <w:color w:val="auto"/>
              </w:rPr>
              <w:t xml:space="preserve">OPCOST </w:t>
            </w:r>
            <w:r>
              <w:rPr>
                <w:rFonts w:ascii="Times New Roman" w:hAnsi="Times New Roman" w:cs="Times New Roman"/>
                <w:color w:val="auto"/>
              </w:rPr>
              <w:t xml:space="preserve">to </w:t>
            </w:r>
            <w:r w:rsidR="00E0794C" w:rsidRPr="00950B5D">
              <w:rPr>
                <w:rFonts w:ascii="Times New Roman" w:hAnsi="Times New Roman" w:cs="Times New Roman"/>
                <w:color w:val="auto"/>
              </w:rPr>
              <w:t xml:space="preserve">estimate costs of </w:t>
            </w:r>
            <w:r>
              <w:rPr>
                <w:rFonts w:ascii="Times New Roman" w:hAnsi="Times New Roman" w:cs="Times New Roman"/>
                <w:color w:val="auto"/>
              </w:rPr>
              <w:t xml:space="preserve">forest </w:t>
            </w:r>
            <w:r w:rsidR="00E0794C" w:rsidRPr="00950B5D">
              <w:rPr>
                <w:rFonts w:ascii="Times New Roman" w:hAnsi="Times New Roman" w:cs="Times New Roman"/>
                <w:color w:val="auto"/>
              </w:rPr>
              <w:t xml:space="preserve">operations. </w:t>
            </w:r>
            <w:r>
              <w:rPr>
                <w:rFonts w:ascii="Times New Roman" w:hAnsi="Times New Roman" w:cs="Times New Roman"/>
                <w:color w:val="auto"/>
              </w:rPr>
              <w:t xml:space="preserve">Install </w:t>
            </w:r>
            <w:r w:rsidR="00E0794C" w:rsidRPr="00950B5D">
              <w:rPr>
                <w:rFonts w:ascii="Times New Roman" w:hAnsi="Times New Roman" w:cs="Times New Roman"/>
                <w:color w:val="auto"/>
              </w:rPr>
              <w:t xml:space="preserve">the FIA BIOSUM MANAGER </w:t>
            </w:r>
            <w:r>
              <w:rPr>
                <w:rFonts w:ascii="Times New Roman" w:hAnsi="Times New Roman" w:cs="Times New Roman"/>
                <w:color w:val="auto"/>
              </w:rPr>
              <w:t>last</w:t>
            </w:r>
            <w:r w:rsidR="00E0794C" w:rsidRPr="00950B5D">
              <w:rPr>
                <w:rFonts w:ascii="Times New Roman" w:hAnsi="Times New Roman" w:cs="Times New Roman"/>
                <w:color w:val="auto"/>
              </w:rPr>
              <w:t xml:space="preserve">. </w:t>
            </w:r>
          </w:p>
          <w:p w:rsidR="00987D43" w:rsidRDefault="00987D43" w:rsidP="00950B5D">
            <w:pPr>
              <w:pStyle w:val="Default"/>
              <w:ind w:left="720" w:right="706"/>
              <w:rPr>
                <w:rFonts w:ascii="Times New Roman" w:hAnsi="Times New Roman" w:cs="Times New Roman"/>
                <w:color w:val="auto"/>
              </w:rPr>
            </w:pP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If ORACLE XE, R </w:t>
            </w:r>
            <w:r w:rsidR="00987D43">
              <w:rPr>
                <w:rFonts w:ascii="Times New Roman" w:hAnsi="Times New Roman" w:cs="Times New Roman"/>
                <w:color w:val="auto"/>
              </w:rPr>
              <w:t>(32 bit</w:t>
            </w:r>
            <w:r w:rsidR="001041E3">
              <w:rPr>
                <w:rFonts w:ascii="Times New Roman" w:hAnsi="Times New Roman" w:cs="Times New Roman"/>
                <w:color w:val="auto"/>
              </w:rPr>
              <w:t>, a.k.a. i386</w:t>
            </w:r>
            <w:r w:rsidR="00987D43">
              <w:rPr>
                <w:rFonts w:ascii="Times New Roman" w:hAnsi="Times New Roman" w:cs="Times New Roman"/>
                <w:color w:val="auto"/>
              </w:rPr>
              <w:t xml:space="preserve">, version 3.4 or better) </w:t>
            </w:r>
            <w:r w:rsidRPr="00950B5D">
              <w:rPr>
                <w:rFonts w:ascii="Times New Roman" w:hAnsi="Times New Roman" w:cs="Times New Roman"/>
                <w:color w:val="auto"/>
              </w:rPr>
              <w:t xml:space="preserve">or RODBC are already installed on </w:t>
            </w:r>
            <w:r w:rsidR="00987D43">
              <w:rPr>
                <w:rFonts w:ascii="Times New Roman" w:hAnsi="Times New Roman" w:cs="Times New Roman"/>
                <w:color w:val="auto"/>
              </w:rPr>
              <w:t xml:space="preserve">your </w:t>
            </w:r>
            <w:r w:rsidRPr="00950B5D">
              <w:rPr>
                <w:rFonts w:ascii="Times New Roman" w:hAnsi="Times New Roman" w:cs="Times New Roman"/>
                <w:color w:val="auto"/>
              </w:rPr>
              <w:t>computer, they do not need to be reinstalled. The fia_biosum_setup.</w:t>
            </w:r>
            <w:r w:rsidR="009C6305">
              <w:rPr>
                <w:rFonts w:ascii="Times New Roman" w:hAnsi="Times New Roman" w:cs="Times New Roman"/>
                <w:color w:val="auto"/>
              </w:rPr>
              <w:t>zip</w:t>
            </w:r>
            <w:r w:rsidRPr="00950B5D">
              <w:rPr>
                <w:rFonts w:ascii="Times New Roman" w:hAnsi="Times New Roman" w:cs="Times New Roman"/>
                <w:color w:val="auto"/>
              </w:rPr>
              <w:t xml:space="preserve"> </w:t>
            </w:r>
            <w:r w:rsidR="008D57CE">
              <w:rPr>
                <w:rFonts w:ascii="Times New Roman" w:hAnsi="Times New Roman" w:cs="Times New Roman"/>
                <w:color w:val="auto"/>
              </w:rPr>
              <w:t xml:space="preserve">archive file </w:t>
            </w:r>
            <w:r w:rsidRPr="00950B5D">
              <w:rPr>
                <w:rFonts w:ascii="Times New Roman" w:hAnsi="Times New Roman" w:cs="Times New Roman"/>
                <w:color w:val="auto"/>
              </w:rPr>
              <w:t>contains all the files needed for a full install. It is best to unzip this to the root directory of the C drive (specify C:\ as the location to install</w:t>
            </w:r>
            <w:r w:rsidR="009C6305">
              <w:rPr>
                <w:rFonts w:ascii="Times New Roman" w:hAnsi="Times New Roman" w:cs="Times New Roman"/>
                <w:color w:val="auto"/>
              </w:rPr>
              <w:t>—</w:t>
            </w:r>
            <w:r w:rsidR="00875873">
              <w:rPr>
                <w:rFonts w:ascii="Times New Roman" w:hAnsi="Times New Roman" w:cs="Times New Roman"/>
                <w:color w:val="auto"/>
              </w:rPr>
              <w:t>the installed</w:t>
            </w:r>
            <w:r w:rsidR="009C6305">
              <w:rPr>
                <w:rFonts w:ascii="Times New Roman" w:hAnsi="Times New Roman" w:cs="Times New Roman"/>
                <w:color w:val="auto"/>
              </w:rPr>
              <w:t xml:space="preserve"> will </w:t>
            </w:r>
            <w:r w:rsidR="00875873">
              <w:rPr>
                <w:rFonts w:ascii="Times New Roman" w:hAnsi="Times New Roman" w:cs="Times New Roman"/>
                <w:color w:val="auto"/>
              </w:rPr>
              <w:t xml:space="preserve">then </w:t>
            </w:r>
            <w:r w:rsidR="009C6305">
              <w:rPr>
                <w:rFonts w:ascii="Times New Roman" w:hAnsi="Times New Roman" w:cs="Times New Roman"/>
                <w:color w:val="auto"/>
              </w:rPr>
              <w:t xml:space="preserve">create </w:t>
            </w:r>
            <w:r w:rsidR="00875873">
              <w:rPr>
                <w:rFonts w:ascii="Times New Roman" w:hAnsi="Times New Roman" w:cs="Times New Roman"/>
                <w:color w:val="auto"/>
              </w:rPr>
              <w:t>folder named C:\</w:t>
            </w:r>
            <w:r w:rsidR="009C6305">
              <w:rPr>
                <w:rFonts w:ascii="Times New Roman" w:hAnsi="Times New Roman" w:cs="Times New Roman"/>
                <w:color w:val="auto"/>
              </w:rPr>
              <w:t>fia_biosum</w:t>
            </w:r>
            <w:r w:rsidR="00875873">
              <w:rPr>
                <w:rFonts w:ascii="Times New Roman" w:hAnsi="Times New Roman" w:cs="Times New Roman"/>
                <w:color w:val="auto"/>
              </w:rPr>
              <w:t>, with a setup folder, these installation instructions, and release notes</w:t>
            </w:r>
            <w:r w:rsidRPr="00950B5D">
              <w:rPr>
                <w:rFonts w:ascii="Times New Roman" w:hAnsi="Times New Roman" w:cs="Times New Roman"/>
                <w:color w:val="auto"/>
              </w:rPr>
              <w:t xml:space="preserve">). </w:t>
            </w:r>
          </w:p>
          <w:p w:rsidR="00E0794C" w:rsidRPr="00950B5D" w:rsidRDefault="00E0794C" w:rsidP="00950B5D">
            <w:pPr>
              <w:pStyle w:val="Default"/>
              <w:ind w:left="720" w:right="706"/>
              <w:rPr>
                <w:rFonts w:ascii="Times New Roman" w:hAnsi="Times New Roman" w:cs="Times New Roman"/>
                <w:b/>
                <w:color w:val="auto"/>
                <w:sz w:val="28"/>
                <w:szCs w:val="28"/>
              </w:rPr>
            </w:pPr>
          </w:p>
        </w:tc>
      </w:tr>
    </w:tbl>
    <w:p w:rsidR="0066516B" w:rsidRDefault="0066516B" w:rsidP="00E0794C">
      <w:pPr>
        <w:pStyle w:val="Default"/>
        <w:ind w:left="720" w:right="706"/>
        <w:rPr>
          <w:rFonts w:ascii="Times New Roman" w:hAnsi="Times New Roman" w:cs="Times New Roman"/>
          <w:b/>
          <w:color w:val="auto"/>
          <w:sz w:val="28"/>
          <w:szCs w:val="28"/>
        </w:rPr>
      </w:pPr>
    </w:p>
    <w:p w:rsidR="0066516B" w:rsidRPr="007E22DE" w:rsidRDefault="0066516B">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987D43" w:rsidDel="00987D43">
        <w:rPr>
          <w:b/>
          <w:sz w:val="28"/>
          <w:szCs w:val="28"/>
        </w:rPr>
        <w:lastRenderedPageBreak/>
        <w:t xml:space="preserve"> </w:t>
      </w:r>
    </w:p>
    <w:p w:rsidR="00E0794C" w:rsidRDefault="00E0794C" w:rsidP="00E0794C">
      <w:pPr>
        <w:tabs>
          <w:tab w:val="left" w:pos="720"/>
        </w:tabs>
        <w:ind w:right="720"/>
        <w:rPr>
          <w:b/>
          <w:sz w:val="28"/>
          <w:szCs w:val="28"/>
        </w:rPr>
      </w:pPr>
      <w:r>
        <w:rPr>
          <w:b/>
          <w:sz w:val="28"/>
          <w:szCs w:val="28"/>
        </w:rPr>
        <w:t xml:space="preserve">      </w:t>
      </w:r>
      <w:del w:id="63" w:author="Lesley Bross" w:date="2020-09-30T11:33:00Z">
        <w:r w:rsidDel="00355AA8">
          <w:rPr>
            <w:b/>
          </w:rPr>
          <w:delText xml:space="preserve">ADMINISTRATOR </w:delText>
        </w:r>
      </w:del>
      <w:ins w:id="64" w:author="Lesley Bross" w:date="2020-09-30T11:33:00Z">
        <w:r w:rsidR="00355AA8">
          <w:rPr>
            <w:b/>
          </w:rPr>
          <w:t xml:space="preserve">RUN ELEVATED </w:t>
        </w:r>
      </w:ins>
      <w:r>
        <w:rPr>
          <w:b/>
        </w:rPr>
        <w:t>PRIVILEGES OVERVIEW</w:t>
      </w:r>
      <w:ins w:id="65" w:author="Lesley Bross" w:date="2020-09-30T11:33:00Z">
        <w:r w:rsidR="00355AA8">
          <w:rPr>
            <w:b/>
          </w:rPr>
          <w:t xml:space="preserve"> (</w:t>
        </w:r>
      </w:ins>
      <w:ins w:id="66" w:author="Lesley Bross" w:date="2020-09-30T11:34:00Z">
        <w:r w:rsidR="00355AA8">
          <w:rPr>
            <w:b/>
          </w:rPr>
          <w:t>Forest Service users)</w:t>
        </w:r>
      </w:ins>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8"/>
      </w:tblGrid>
      <w:tr w:rsidR="00950B5D" w:rsidTr="00950B5D">
        <w:tc>
          <w:tcPr>
            <w:tcW w:w="10278" w:type="dxa"/>
            <w:shd w:val="clear" w:color="auto" w:fill="auto"/>
          </w:tcPr>
          <w:p w:rsidR="00E0794C" w:rsidRPr="00950B5D" w:rsidRDefault="00E0794C"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To install </w:t>
            </w:r>
            <w:r w:rsidR="006D01F1">
              <w:rPr>
                <w:rFonts w:ascii="Times New Roman" w:hAnsi="Times New Roman" w:cs="Times New Roman"/>
                <w:color w:val="auto"/>
              </w:rPr>
              <w:t>or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uninstall the software (</w:t>
            </w:r>
            <w:r w:rsidR="006D01F1">
              <w:rPr>
                <w:rFonts w:ascii="Times New Roman" w:hAnsi="Times New Roman" w:cs="Times New Roman"/>
                <w:color w:val="auto"/>
              </w:rPr>
              <w:t xml:space="preserve">via the </w:t>
            </w:r>
            <w:r w:rsidRPr="00950B5D">
              <w:rPr>
                <w:rFonts w:ascii="Times New Roman" w:hAnsi="Times New Roman" w:cs="Times New Roman"/>
                <w:color w:val="auto"/>
              </w:rPr>
              <w:t>.MSI</w:t>
            </w:r>
            <w:r w:rsidR="006D01F1">
              <w:rPr>
                <w:rFonts w:ascii="Times New Roman" w:hAnsi="Times New Roman" w:cs="Times New Roman"/>
                <w:color w:val="auto"/>
              </w:rPr>
              <w:t xml:space="preserve"> file</w:t>
            </w:r>
            <w:r w:rsidRPr="00950B5D">
              <w:rPr>
                <w:rFonts w:ascii="Times New Roman" w:hAnsi="Times New Roman" w:cs="Times New Roman"/>
                <w:color w:val="auto"/>
              </w:rPr>
              <w:t>) requires administrative privileges. F</w:t>
            </w:r>
            <w:r w:rsidR="006D01F1">
              <w:rPr>
                <w:rFonts w:ascii="Times New Roman" w:hAnsi="Times New Roman" w:cs="Times New Roman"/>
                <w:color w:val="auto"/>
              </w:rPr>
              <w:t xml:space="preserve">orest </w:t>
            </w:r>
            <w:r w:rsidRPr="00950B5D">
              <w:rPr>
                <w:rFonts w:ascii="Times New Roman" w:hAnsi="Times New Roman" w:cs="Times New Roman"/>
                <w:color w:val="auto"/>
              </w:rPr>
              <w:t>S</w:t>
            </w:r>
            <w:r w:rsidR="006D01F1">
              <w:rPr>
                <w:rFonts w:ascii="Times New Roman" w:hAnsi="Times New Roman" w:cs="Times New Roman"/>
                <w:color w:val="auto"/>
              </w:rPr>
              <w:t>ervice</w:t>
            </w:r>
            <w:r w:rsidRPr="00950B5D">
              <w:rPr>
                <w:rFonts w:ascii="Times New Roman" w:hAnsi="Times New Roman" w:cs="Times New Roman"/>
                <w:color w:val="auto"/>
              </w:rPr>
              <w:t xml:space="preserve"> </w:t>
            </w:r>
            <w:r w:rsidR="001041E3">
              <w:rPr>
                <w:rFonts w:ascii="Times New Roman" w:hAnsi="Times New Roman" w:cs="Times New Roman"/>
                <w:color w:val="auto"/>
              </w:rPr>
              <w:t>users will typically be operating with a</w:t>
            </w:r>
            <w:r w:rsidR="00D360E7">
              <w:rPr>
                <w:rFonts w:ascii="Times New Roman" w:hAnsi="Times New Roman" w:cs="Times New Roman"/>
                <w:color w:val="auto"/>
              </w:rPr>
              <w:t xml:space="preserve"> Forest Service computer with a standardized</w:t>
            </w:r>
            <w:r w:rsidR="001041E3">
              <w:rPr>
                <w:rFonts w:ascii="Times New Roman" w:hAnsi="Times New Roman" w:cs="Times New Roman"/>
                <w:color w:val="auto"/>
              </w:rPr>
              <w:t xml:space="preserve"> </w:t>
            </w:r>
            <w:r w:rsidR="006D01F1">
              <w:rPr>
                <w:rFonts w:ascii="Times New Roman" w:hAnsi="Times New Roman" w:cs="Times New Roman"/>
                <w:color w:val="auto"/>
              </w:rPr>
              <w:t>“</w:t>
            </w:r>
            <w:r w:rsidRPr="00950B5D">
              <w:rPr>
                <w:rFonts w:ascii="Times New Roman" w:hAnsi="Times New Roman" w:cs="Times New Roman"/>
                <w:color w:val="auto"/>
              </w:rPr>
              <w:t>imaged</w:t>
            </w:r>
            <w:r w:rsidR="006D01F1">
              <w:rPr>
                <w:rFonts w:ascii="Times New Roman" w:hAnsi="Times New Roman" w:cs="Times New Roman"/>
                <w:color w:val="auto"/>
              </w:rPr>
              <w:t>”</w:t>
            </w:r>
            <w:r w:rsidRPr="00950B5D">
              <w:rPr>
                <w:rFonts w:ascii="Times New Roman" w:hAnsi="Times New Roman" w:cs="Times New Roman"/>
                <w:color w:val="auto"/>
              </w:rPr>
              <w:t xml:space="preserve"> operating system </w:t>
            </w:r>
            <w:r w:rsidR="001041E3">
              <w:rPr>
                <w:rFonts w:ascii="Times New Roman" w:hAnsi="Times New Roman" w:cs="Times New Roman"/>
                <w:color w:val="auto"/>
              </w:rPr>
              <w:t>that does not grant the user</w:t>
            </w:r>
            <w:r w:rsidR="006D01F1">
              <w:rPr>
                <w:rFonts w:ascii="Times New Roman" w:hAnsi="Times New Roman" w:cs="Times New Roman"/>
                <w:color w:val="auto"/>
              </w:rPr>
              <w:t xml:space="preserve"> </w:t>
            </w:r>
            <w:r w:rsidRPr="00950B5D">
              <w:rPr>
                <w:rFonts w:ascii="Times New Roman" w:hAnsi="Times New Roman" w:cs="Times New Roman"/>
                <w:color w:val="auto"/>
              </w:rPr>
              <w:t>admin privileges</w:t>
            </w:r>
            <w:r w:rsidR="001041E3">
              <w:rPr>
                <w:rFonts w:ascii="Times New Roman" w:hAnsi="Times New Roman" w:cs="Times New Roman"/>
                <w:color w:val="auto"/>
              </w:rPr>
              <w:t xml:space="preserve">. For </w:t>
            </w:r>
            <w:del w:id="67" w:author="Lesley Bross" w:date="2020-09-30T11:45:00Z">
              <w:r w:rsidR="001041E3" w:rsidDel="007C409F">
                <w:rPr>
                  <w:rFonts w:ascii="Times New Roman" w:hAnsi="Times New Roman" w:cs="Times New Roman"/>
                  <w:color w:val="auto"/>
                </w:rPr>
                <w:delText xml:space="preserve">all of the </w:delText>
              </w:r>
            </w:del>
            <w:r w:rsidR="001041E3">
              <w:rPr>
                <w:rFonts w:ascii="Times New Roman" w:hAnsi="Times New Roman" w:cs="Times New Roman"/>
                <w:color w:val="auto"/>
              </w:rPr>
              <w:t xml:space="preserve">installation steps </w:t>
            </w:r>
            <w:ins w:id="68" w:author="Lesley Bross" w:date="2020-09-30T11:45:00Z">
              <w:r w:rsidR="007C409F">
                <w:rPr>
                  <w:rFonts w:ascii="Times New Roman" w:hAnsi="Times New Roman" w:cs="Times New Roman"/>
                  <w:color w:val="auto"/>
                </w:rPr>
                <w:t xml:space="preserve">requiring administrative privileges </w:t>
              </w:r>
            </w:ins>
            <w:del w:id="69" w:author="Lesley Bross" w:date="2020-09-30T11:45:00Z">
              <w:r w:rsidR="001041E3" w:rsidDel="007C409F">
                <w:rPr>
                  <w:rFonts w:ascii="Times New Roman" w:hAnsi="Times New Roman" w:cs="Times New Roman"/>
                  <w:color w:val="auto"/>
                </w:rPr>
                <w:delText>except for the installation of ORACLEXE (which is done once—the first time BioSum is installed on the computer),</w:delText>
              </w:r>
              <w:r w:rsidRPr="00950B5D" w:rsidDel="007C409F">
                <w:rPr>
                  <w:rFonts w:ascii="Times New Roman" w:hAnsi="Times New Roman" w:cs="Times New Roman"/>
                  <w:color w:val="auto"/>
                </w:rPr>
                <w:delText xml:space="preserve"> </w:delText>
              </w:r>
            </w:del>
            <w:r w:rsidRPr="00950B5D">
              <w:rPr>
                <w:rFonts w:ascii="Times New Roman" w:hAnsi="Times New Roman" w:cs="Times New Roman"/>
                <w:color w:val="auto"/>
              </w:rPr>
              <w:t xml:space="preserve">there are 2 </w:t>
            </w:r>
            <w:del w:id="70" w:author="Lesley Bross" w:date="2020-09-30T11:45:00Z">
              <w:r w:rsidRPr="00950B5D" w:rsidDel="007C409F">
                <w:rPr>
                  <w:rFonts w:ascii="Times New Roman" w:hAnsi="Times New Roman" w:cs="Times New Roman"/>
                  <w:color w:val="auto"/>
                </w:rPr>
                <w:delText>options</w:delText>
              </w:r>
            </w:del>
            <w:ins w:id="71" w:author="Lesley Bross" w:date="2020-09-30T11:45:00Z">
              <w:r w:rsidR="007C409F">
                <w:rPr>
                  <w:rFonts w:ascii="Times New Roman" w:hAnsi="Times New Roman" w:cs="Times New Roman"/>
                  <w:color w:val="auto"/>
                </w:rPr>
                <w:t>alternatives</w:t>
              </w:r>
            </w:ins>
            <w:r w:rsidRPr="00950B5D">
              <w:rPr>
                <w:rFonts w:ascii="Times New Roman" w:hAnsi="Times New Roman" w:cs="Times New Roman"/>
                <w:color w:val="auto"/>
              </w:rPr>
              <w:t xml:space="preserv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Right-click the install file</w:t>
            </w:r>
            <w:r w:rsidR="001041E3">
              <w:rPr>
                <w:rFonts w:ascii="Times New Roman" w:hAnsi="Times New Roman" w:cs="Times New Roman"/>
                <w:color w:val="auto"/>
              </w:rPr>
              <w:t xml:space="preserve"> (e.g., the </w:t>
            </w:r>
            <w:proofErr w:type="spellStart"/>
            <w:r w:rsidR="001041E3">
              <w:rPr>
                <w:rFonts w:ascii="Times New Roman" w:hAnsi="Times New Roman" w:cs="Times New Roman"/>
                <w:color w:val="auto"/>
              </w:rPr>
              <w:t>msi</w:t>
            </w:r>
            <w:proofErr w:type="spellEnd"/>
            <w:r w:rsidR="001041E3">
              <w:rPr>
                <w:rFonts w:ascii="Times New Roman" w:hAnsi="Times New Roman" w:cs="Times New Roman"/>
                <w:color w:val="auto"/>
              </w:rPr>
              <w:t>) or command</w:t>
            </w:r>
            <w:r w:rsidRPr="00950B5D">
              <w:rPr>
                <w:rFonts w:ascii="Times New Roman" w:hAnsi="Times New Roman" w:cs="Times New Roman"/>
                <w:color w:val="auto"/>
              </w:rPr>
              <w:t xml:space="preserve"> </w:t>
            </w:r>
            <w:r w:rsidR="001041E3">
              <w:rPr>
                <w:rFonts w:ascii="Times New Roman" w:hAnsi="Times New Roman" w:cs="Times New Roman"/>
                <w:color w:val="auto"/>
              </w:rPr>
              <w:t xml:space="preserve">(e.g., odbcad32.exe) </w:t>
            </w:r>
            <w:r w:rsidRPr="00950B5D">
              <w:rPr>
                <w:rFonts w:ascii="Times New Roman" w:hAnsi="Times New Roman" w:cs="Times New Roman"/>
                <w:color w:val="auto"/>
              </w:rPr>
              <w:t>and select &lt;Install Elevated&gt;</w:t>
            </w:r>
            <w:r w:rsidR="001041E3">
              <w:rPr>
                <w:rFonts w:ascii="Times New Roman" w:hAnsi="Times New Roman" w:cs="Times New Roman"/>
                <w:color w:val="auto"/>
              </w:rPr>
              <w:t xml:space="preserve"> or &lt;Run Elevated&gt;</w:t>
            </w:r>
            <w:r w:rsidR="007866D7">
              <w:rPr>
                <w:rFonts w:ascii="Times New Roman" w:hAnsi="Times New Roman" w:cs="Times New Roman"/>
                <w:color w:val="auto"/>
              </w:rPr>
              <w:t xml:space="preserve">, or </w:t>
            </w:r>
          </w:p>
          <w:p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 xml:space="preserve">Shell </w:t>
            </w:r>
            <w:r w:rsidR="001041E3">
              <w:rPr>
                <w:rFonts w:ascii="Times New Roman" w:hAnsi="Times New Roman" w:cs="Times New Roman"/>
                <w:color w:val="auto"/>
              </w:rPr>
              <w:t xml:space="preserve">to </w:t>
            </w:r>
            <w:r w:rsidRPr="00950B5D">
              <w:rPr>
                <w:rFonts w:ascii="Times New Roman" w:hAnsi="Times New Roman" w:cs="Times New Roman"/>
                <w:color w:val="auto"/>
              </w:rPr>
              <w:t>a command prompt by selecting</w:t>
            </w:r>
            <w:r w:rsidR="001041E3">
              <w:rPr>
                <w:rFonts w:ascii="Times New Roman" w:hAnsi="Times New Roman" w:cs="Times New Roman"/>
                <w:color w:val="auto"/>
              </w:rPr>
              <w:t xml:space="preserve"> locating (in File Explorer) and right-clicking on the file </w:t>
            </w:r>
            <w:r w:rsidR="001041E3" w:rsidRPr="001041E3">
              <w:rPr>
                <w:rFonts w:ascii="Times New Roman" w:hAnsi="Times New Roman" w:cs="Times New Roman"/>
                <w:color w:val="auto"/>
              </w:rPr>
              <w:t>C:\Windows\SysWOW64</w:t>
            </w:r>
            <w:r w:rsidR="001041E3">
              <w:rPr>
                <w:rFonts w:ascii="Times New Roman" w:hAnsi="Times New Roman" w:cs="Times New Roman"/>
                <w:color w:val="auto"/>
              </w:rPr>
              <w:t>\cmd.exe, then</w:t>
            </w:r>
            <w:r w:rsidRPr="00950B5D">
              <w:rPr>
                <w:rFonts w:ascii="Times New Roman" w:hAnsi="Times New Roman" w:cs="Times New Roman"/>
                <w:color w:val="auto"/>
              </w:rPr>
              <w:t xml:space="preserve"> selecting &lt;Run Elevated&gt;. From the elevated command prompt</w:t>
            </w:r>
            <w:r w:rsidR="001041E3">
              <w:rPr>
                <w:rFonts w:ascii="Times New Roman" w:hAnsi="Times New Roman" w:cs="Times New Roman"/>
                <w:color w:val="auto"/>
              </w:rPr>
              <w:t>,</w:t>
            </w:r>
            <w:r w:rsidRPr="00950B5D">
              <w:rPr>
                <w:rFonts w:ascii="Times New Roman" w:hAnsi="Times New Roman" w:cs="Times New Roman"/>
                <w:color w:val="auto"/>
              </w:rPr>
              <w:t xml:space="preserve"> navigate to the folder location of the BIOSUM install files and run each of them from the elevated command prompt. This is the PREFERRED and only FULLY TESTED approach. </w:t>
            </w:r>
          </w:p>
          <w:p w:rsidR="00E0794C" w:rsidRPr="00950B5D" w:rsidRDefault="00E0794C" w:rsidP="00950B5D">
            <w:pPr>
              <w:pStyle w:val="Default"/>
              <w:rPr>
                <w:rFonts w:ascii="Calibri" w:hAnsi="Calibri" w:cs="Calibri"/>
                <w:color w:val="1E477B"/>
                <w:sz w:val="22"/>
                <w:szCs w:val="22"/>
              </w:rPr>
            </w:pPr>
          </w:p>
          <w:p w:rsidR="00E0794C" w:rsidDel="007C409F" w:rsidRDefault="00D360E7">
            <w:pPr>
              <w:pStyle w:val="Default"/>
              <w:ind w:left="540" w:right="706"/>
              <w:rPr>
                <w:del w:id="72" w:author="Lesley Bross" w:date="2020-09-30T11:49:00Z"/>
                <w:rFonts w:ascii="Times New Roman" w:hAnsi="Times New Roman" w:cs="Times New Roman"/>
                <w:color w:val="auto"/>
              </w:rPr>
            </w:pPr>
            <w:del w:id="73" w:author="Lesley Bross" w:date="2020-09-30T11:46:00Z">
              <w:r w:rsidRPr="007C409F" w:rsidDel="007C409F">
                <w:rPr>
                  <w:b/>
                  <w:rPrChange w:id="74" w:author="Lesley Bross" w:date="2020-09-30T11:47:00Z">
                    <w:rPr/>
                  </w:rPrChange>
                </w:rPr>
                <w:delText>To install ORACLEXE</w:delText>
              </w:r>
              <w:r w:rsidR="00731585" w:rsidRPr="007C409F" w:rsidDel="007C409F">
                <w:rPr>
                  <w:b/>
                  <w:rPrChange w:id="75" w:author="Lesley Bross" w:date="2020-09-30T11:47:00Z">
                    <w:rPr/>
                  </w:rPrChange>
                </w:rPr>
                <w:delText xml:space="preserve"> on a Forest Service computer for the first time</w:delText>
              </w:r>
              <w:r w:rsidR="00C00CD8" w:rsidRPr="007C409F" w:rsidDel="007C409F">
                <w:rPr>
                  <w:b/>
                  <w:rPrChange w:id="76" w:author="Lesley Bross" w:date="2020-09-30T11:47:00Z">
                    <w:rPr/>
                  </w:rPrChange>
                </w:rPr>
                <w:delText xml:space="preserve"> (step 3)</w:delText>
              </w:r>
              <w:r w:rsidR="00731585" w:rsidRPr="007C409F" w:rsidDel="007C409F">
                <w:rPr>
                  <w:b/>
                  <w:rPrChange w:id="77" w:author="Lesley Bross" w:date="2020-09-30T11:47:00Z">
                    <w:rPr/>
                  </w:rPrChange>
                </w:rPr>
                <w:delText xml:space="preserve">, </w:delText>
              </w:r>
              <w:r w:rsidR="00C00CD8" w:rsidRPr="007C409F" w:rsidDel="007C409F">
                <w:rPr>
                  <w:b/>
                  <w:rPrChange w:id="78" w:author="Lesley Bross" w:date="2020-09-30T11:47:00Z">
                    <w:rPr/>
                  </w:rPrChange>
                </w:rPr>
                <w:delText xml:space="preserve">and to attain sufficient admin status to manage user account controls (step 1), </w:delText>
              </w:r>
              <w:r w:rsidR="00731585" w:rsidRPr="007C409F" w:rsidDel="007C409F">
                <w:rPr>
                  <w:b/>
                  <w:rPrChange w:id="79" w:author="Lesley Bross" w:date="2020-09-30T11:47:00Z">
                    <w:rPr/>
                  </w:rPrChange>
                </w:rPr>
                <w:delText xml:space="preserve">users should first contact BioSum support at </w:delText>
              </w:r>
              <w:r w:rsidR="00FC40D5" w:rsidRPr="007C409F" w:rsidDel="007C409F">
                <w:rPr>
                  <w:b/>
                  <w:rPrChange w:id="80" w:author="Lesley Bross" w:date="2020-09-30T11:47:00Z">
                    <w:rPr/>
                  </w:rPrChange>
                </w:rPr>
                <w:fldChar w:fldCharType="begin"/>
              </w:r>
              <w:r w:rsidR="00FC40D5" w:rsidRPr="007C409F" w:rsidDel="007C409F">
                <w:rPr>
                  <w:b/>
                  <w:rPrChange w:id="81" w:author="Lesley Bross" w:date="2020-09-30T11:47:00Z">
                    <w:rPr/>
                  </w:rPrChange>
                </w:rPr>
                <w:delInstrText xml:space="preserve"> HYPERLINK "mailto:install@biosum.info" </w:delInstrText>
              </w:r>
              <w:r w:rsidR="00FC40D5" w:rsidRPr="007C409F" w:rsidDel="007C409F">
                <w:rPr>
                  <w:b/>
                  <w:rPrChange w:id="82" w:author="Lesley Bross" w:date="2020-09-30T11:47:00Z">
                    <w:rPr>
                      <w:rStyle w:val="Hyperlink"/>
                    </w:rPr>
                  </w:rPrChange>
                </w:rPr>
                <w:fldChar w:fldCharType="separate"/>
              </w:r>
              <w:r w:rsidR="00731585" w:rsidRPr="007C409F" w:rsidDel="007C409F">
                <w:rPr>
                  <w:rStyle w:val="Hyperlink"/>
                  <w:b/>
                  <w:rPrChange w:id="83" w:author="Lesley Bross" w:date="2020-09-30T11:47:00Z">
                    <w:rPr>
                      <w:rStyle w:val="Hyperlink"/>
                    </w:rPr>
                  </w:rPrChange>
                </w:rPr>
                <w:delText>install@biosum.info</w:delText>
              </w:r>
              <w:r w:rsidR="00FC40D5" w:rsidRPr="007C409F" w:rsidDel="007C409F">
                <w:rPr>
                  <w:rStyle w:val="Hyperlink"/>
                  <w:b/>
                  <w:rPrChange w:id="84" w:author="Lesley Bross" w:date="2020-09-30T11:47:00Z">
                    <w:rPr>
                      <w:rStyle w:val="Hyperlink"/>
                    </w:rPr>
                  </w:rPrChange>
                </w:rPr>
                <w:fldChar w:fldCharType="end"/>
              </w:r>
              <w:r w:rsidR="00731585" w:rsidRPr="007C409F" w:rsidDel="007C409F">
                <w:rPr>
                  <w:b/>
                  <w:rPrChange w:id="85" w:author="Lesley Bross" w:date="2020-09-30T11:47:00Z">
                    <w:rPr/>
                  </w:rPrChange>
                </w:rPr>
                <w:delText xml:space="preserve"> to seek assistance. </w:delText>
              </w:r>
              <w:r w:rsidR="007866D7" w:rsidRPr="007C409F" w:rsidDel="007C409F">
                <w:rPr>
                  <w:b/>
                  <w:rPrChange w:id="86" w:author="Lesley Bross" w:date="2020-09-30T11:47:00Z">
                    <w:rPr/>
                  </w:rPrChange>
                </w:rPr>
                <w:delText>Forest Service (FS) users should note that t</w:delText>
              </w:r>
              <w:r w:rsidR="00E0794C" w:rsidRPr="007C409F" w:rsidDel="007C409F">
                <w:rPr>
                  <w:b/>
                  <w:rPrChange w:id="87" w:author="Lesley Bross" w:date="2020-09-30T11:47:00Z">
                    <w:rPr/>
                  </w:rPrChange>
                </w:rPr>
                <w:delText>he</w:delText>
              </w:r>
              <w:r w:rsidR="007866D7" w:rsidRPr="007C409F" w:rsidDel="007C409F">
                <w:rPr>
                  <w:b/>
                  <w:rPrChange w:id="88" w:author="Lesley Bross" w:date="2020-09-30T11:47:00Z">
                    <w:rPr/>
                  </w:rPrChange>
                </w:rPr>
                <w:delText>se</w:delText>
              </w:r>
              <w:r w:rsidR="00E0794C" w:rsidRPr="007C409F" w:rsidDel="007C409F">
                <w:rPr>
                  <w:b/>
                  <w:rPrChange w:id="89" w:author="Lesley Bross" w:date="2020-09-30T11:47:00Z">
                    <w:rPr/>
                  </w:rPrChange>
                </w:rPr>
                <w:delText xml:space="preserve"> instructions </w:delText>
              </w:r>
              <w:r w:rsidR="007866D7" w:rsidRPr="007C409F" w:rsidDel="007C409F">
                <w:rPr>
                  <w:b/>
                  <w:rPrChange w:id="90" w:author="Lesley Bross" w:date="2020-09-30T11:47:00Z">
                    <w:rPr/>
                  </w:rPrChange>
                </w:rPr>
                <w:delText xml:space="preserve">do not yet </w:delText>
              </w:r>
              <w:r w:rsidR="001041E3" w:rsidRPr="007C409F" w:rsidDel="007C409F">
                <w:rPr>
                  <w:b/>
                  <w:rPrChange w:id="91" w:author="Lesley Bross" w:date="2020-09-30T11:47:00Z">
                    <w:rPr/>
                  </w:rPrChange>
                </w:rPr>
                <w:delText xml:space="preserve">fully </w:delText>
              </w:r>
              <w:r w:rsidR="007866D7" w:rsidRPr="007C409F" w:rsidDel="007C409F">
                <w:rPr>
                  <w:b/>
                  <w:rPrChange w:id="92" w:author="Lesley Bross" w:date="2020-09-30T11:47:00Z">
                    <w:rPr/>
                  </w:rPrChange>
                </w:rPr>
                <w:delText xml:space="preserve">account for </w:delText>
              </w:r>
              <w:r w:rsidR="00E0794C" w:rsidRPr="007C409F" w:rsidDel="007C409F">
                <w:rPr>
                  <w:b/>
                  <w:rPrChange w:id="93" w:author="Lesley Bross" w:date="2020-09-30T11:47:00Z">
                    <w:rPr/>
                  </w:rPrChange>
                </w:rPr>
                <w:delText xml:space="preserve">FS computers that now only allow admin privileges using the Powerbroker software. </w:delText>
              </w:r>
            </w:del>
            <w:r w:rsidR="00E0794C" w:rsidRPr="007C409F">
              <w:rPr>
                <w:b/>
                <w:rPrChange w:id="94" w:author="Lesley Bross" w:date="2020-09-30T11:47:00Z">
                  <w:rPr/>
                </w:rPrChange>
              </w:rPr>
              <w:t>&lt;Install Elevated&gt;</w:t>
            </w:r>
            <w:r w:rsidR="00E0794C" w:rsidRPr="00950B5D">
              <w:rPr>
                <w:rFonts w:ascii="Times New Roman" w:hAnsi="Times New Roman" w:cs="Times New Roman"/>
                <w:color w:val="auto"/>
              </w:rPr>
              <w:t xml:space="preserve"> and </w:t>
            </w:r>
            <w:r w:rsidR="00E0794C" w:rsidRPr="007C409F">
              <w:rPr>
                <w:b/>
                <w:rPrChange w:id="95" w:author="Lesley Bross" w:date="2020-09-30T11:47:00Z">
                  <w:rPr/>
                </w:rPrChange>
              </w:rPr>
              <w:t>&lt;Run Elevated&gt;</w:t>
            </w:r>
            <w:r w:rsidR="00E0794C" w:rsidRPr="00950B5D">
              <w:rPr>
                <w:rFonts w:ascii="Times New Roman" w:hAnsi="Times New Roman" w:cs="Times New Roman"/>
                <w:color w:val="auto"/>
              </w:rPr>
              <w:t xml:space="preserve"> are </w:t>
            </w:r>
            <w:ins w:id="96" w:author="Lesley Bross" w:date="2020-09-30T11:50:00Z">
              <w:r w:rsidR="007C409F">
                <w:rPr>
                  <w:rFonts w:ascii="Times New Roman" w:hAnsi="Times New Roman" w:cs="Times New Roman"/>
                  <w:color w:val="auto"/>
                </w:rPr>
                <w:t xml:space="preserve">the </w:t>
              </w:r>
            </w:ins>
            <w:ins w:id="97" w:author="Lesley Bross" w:date="2020-09-30T11:51:00Z">
              <w:r w:rsidR="007C409F">
                <w:rPr>
                  <w:rFonts w:ascii="Times New Roman" w:hAnsi="Times New Roman" w:cs="Times New Roman"/>
                  <w:color w:val="auto"/>
                </w:rPr>
                <w:t xml:space="preserve">Forest Service </w:t>
              </w:r>
            </w:ins>
            <w:r w:rsidR="00E0794C" w:rsidRPr="00950B5D">
              <w:rPr>
                <w:rFonts w:ascii="Times New Roman" w:hAnsi="Times New Roman" w:cs="Times New Roman"/>
                <w:color w:val="auto"/>
              </w:rPr>
              <w:t>Powerbroker options</w:t>
            </w:r>
            <w:ins w:id="98" w:author="Lesley Bross" w:date="2020-09-30T11:50:00Z">
              <w:r w:rsidR="007C409F">
                <w:rPr>
                  <w:rFonts w:ascii="Times New Roman" w:hAnsi="Times New Roman" w:cs="Times New Roman"/>
                  <w:color w:val="auto"/>
                </w:rPr>
                <w:t xml:space="preserve"> </w:t>
              </w:r>
            </w:ins>
            <w:del w:id="99" w:author="Lesley Bross" w:date="2020-09-30T11:50:00Z">
              <w:r w:rsidR="001041E3" w:rsidDel="007C409F">
                <w:rPr>
                  <w:rFonts w:ascii="Times New Roman" w:hAnsi="Times New Roman" w:cs="Times New Roman"/>
                  <w:color w:val="auto"/>
                </w:rPr>
                <w:delText>, and</w:delText>
              </w:r>
            </w:del>
            <w:ins w:id="100" w:author="Lesley Bross" w:date="2020-09-30T11:50:00Z">
              <w:r w:rsidR="007C409F">
                <w:rPr>
                  <w:rFonts w:ascii="Times New Roman" w:hAnsi="Times New Roman" w:cs="Times New Roman"/>
                  <w:color w:val="auto"/>
                </w:rPr>
                <w:t>that</w:t>
              </w:r>
            </w:ins>
            <w:r w:rsidR="001041E3">
              <w:rPr>
                <w:rFonts w:ascii="Times New Roman" w:hAnsi="Times New Roman" w:cs="Times New Roman"/>
                <w:color w:val="auto"/>
              </w:rPr>
              <w:t xml:space="preserve"> should be used for </w:t>
            </w:r>
            <w:del w:id="101" w:author="Lesley Bross" w:date="2020-09-30T11:47:00Z">
              <w:r w:rsidR="001041E3" w:rsidDel="007C409F">
                <w:rPr>
                  <w:rFonts w:ascii="Times New Roman" w:hAnsi="Times New Roman" w:cs="Times New Roman"/>
                  <w:color w:val="auto"/>
                </w:rPr>
                <w:delText xml:space="preserve">every </w:delText>
              </w:r>
            </w:del>
            <w:ins w:id="102" w:author="Lesley Bross" w:date="2020-09-30T11:48:00Z">
              <w:r w:rsidR="007C409F">
                <w:rPr>
                  <w:rFonts w:ascii="Times New Roman" w:hAnsi="Times New Roman" w:cs="Times New Roman"/>
                  <w:color w:val="auto"/>
                </w:rPr>
                <w:t xml:space="preserve">elements of the installation process </w:t>
              </w:r>
            </w:ins>
            <w:ins w:id="103" w:author="Lesley Bross" w:date="2020-09-30T11:50:00Z">
              <w:r w:rsidR="007C409F">
                <w:rPr>
                  <w:rFonts w:ascii="Times New Roman" w:hAnsi="Times New Roman" w:cs="Times New Roman"/>
                  <w:color w:val="auto"/>
                </w:rPr>
                <w:t>requiring</w:t>
              </w:r>
            </w:ins>
            <w:del w:id="104" w:author="Lesley Bross" w:date="2020-09-30T11:48:00Z">
              <w:r w:rsidR="001041E3" w:rsidDel="007C409F">
                <w:rPr>
                  <w:rFonts w:ascii="Times New Roman" w:hAnsi="Times New Roman" w:cs="Times New Roman"/>
                  <w:color w:val="auto"/>
                </w:rPr>
                <w:delText>installation step</w:delText>
              </w:r>
            </w:del>
            <w:del w:id="105" w:author="Lesley Bross" w:date="2020-09-30T11:49:00Z">
              <w:r w:rsidR="00731585" w:rsidDel="007C409F">
                <w:rPr>
                  <w:rFonts w:ascii="Times New Roman" w:hAnsi="Times New Roman" w:cs="Times New Roman"/>
                  <w:color w:val="auto"/>
                </w:rPr>
                <w:delText xml:space="preserve"> </w:delText>
              </w:r>
            </w:del>
            <w:del w:id="106" w:author="Lesley Bross" w:date="2020-09-30T11:47:00Z">
              <w:r w:rsidR="00731585" w:rsidDel="007C409F">
                <w:rPr>
                  <w:rFonts w:ascii="Times New Roman" w:hAnsi="Times New Roman" w:cs="Times New Roman"/>
                  <w:color w:val="auto"/>
                </w:rPr>
                <w:delText>(except the ORACELEXE installation</w:delText>
              </w:r>
              <w:r w:rsidR="00C00CD8" w:rsidDel="007C409F">
                <w:rPr>
                  <w:rFonts w:ascii="Times New Roman" w:hAnsi="Times New Roman" w:cs="Times New Roman"/>
                  <w:color w:val="auto"/>
                </w:rPr>
                <w:delText xml:space="preserve"> and UAC setting</w:delText>
              </w:r>
              <w:r w:rsidR="00731585" w:rsidDel="007C409F">
                <w:rPr>
                  <w:rFonts w:ascii="Times New Roman" w:hAnsi="Times New Roman" w:cs="Times New Roman"/>
                  <w:color w:val="auto"/>
                </w:rPr>
                <w:delText>, which requires a different level of administrative access than is possible with elevated status)</w:delText>
              </w:r>
              <w:r w:rsidR="00E0794C" w:rsidRPr="00950B5D" w:rsidDel="007C409F">
                <w:rPr>
                  <w:rFonts w:ascii="Times New Roman" w:hAnsi="Times New Roman" w:cs="Times New Roman"/>
                  <w:color w:val="auto"/>
                </w:rPr>
                <w:delText xml:space="preserve">. </w:delText>
              </w:r>
            </w:del>
          </w:p>
          <w:p w:rsidR="007866D7" w:rsidRPr="00950B5D" w:rsidDel="007C409F" w:rsidRDefault="007866D7">
            <w:pPr>
              <w:pStyle w:val="Default"/>
              <w:ind w:left="540" w:right="706"/>
              <w:rPr>
                <w:del w:id="107" w:author="Lesley Bross" w:date="2020-09-30T11:49:00Z"/>
                <w:rFonts w:ascii="Times New Roman" w:hAnsi="Times New Roman" w:cs="Times New Roman"/>
                <w:color w:val="auto"/>
              </w:rPr>
            </w:pPr>
          </w:p>
          <w:p w:rsidR="00E0794C" w:rsidRDefault="00E0794C">
            <w:pPr>
              <w:pStyle w:val="Default"/>
              <w:ind w:left="540" w:right="706"/>
              <w:rPr>
                <w:rFonts w:ascii="Times New Roman" w:hAnsi="Times New Roman" w:cs="Times New Roman"/>
                <w:color w:val="auto"/>
              </w:rPr>
            </w:pPr>
            <w:del w:id="108" w:author="Lesley Bross" w:date="2020-09-30T11:49:00Z">
              <w:r w:rsidRPr="00950B5D" w:rsidDel="007C409F">
                <w:rPr>
                  <w:rFonts w:ascii="Times New Roman" w:hAnsi="Times New Roman" w:cs="Times New Roman"/>
                  <w:color w:val="auto"/>
                </w:rPr>
                <w:delText xml:space="preserve">All other elements of the installation process </w:delText>
              </w:r>
              <w:r w:rsidR="001041E3" w:rsidDel="007C409F">
                <w:rPr>
                  <w:rFonts w:ascii="Times New Roman" w:hAnsi="Times New Roman" w:cs="Times New Roman"/>
                  <w:color w:val="auto"/>
                </w:rPr>
                <w:delText xml:space="preserve">also </w:delText>
              </w:r>
              <w:r w:rsidR="009C6305" w:rsidDel="007C409F">
                <w:rPr>
                  <w:rFonts w:ascii="Times New Roman" w:hAnsi="Times New Roman" w:cs="Times New Roman"/>
                  <w:color w:val="auto"/>
                </w:rPr>
                <w:delText>r</w:delText>
              </w:r>
            </w:del>
            <w:del w:id="109" w:author="Lesley Bross" w:date="2020-09-30T11:50:00Z">
              <w:r w:rsidR="009C6305" w:rsidDel="007C409F">
                <w:rPr>
                  <w:rFonts w:ascii="Times New Roman" w:hAnsi="Times New Roman" w:cs="Times New Roman"/>
                  <w:color w:val="auto"/>
                </w:rPr>
                <w:delText>equire</w:delText>
              </w:r>
            </w:del>
            <w:r w:rsidRPr="00950B5D">
              <w:rPr>
                <w:rFonts w:ascii="Times New Roman" w:hAnsi="Times New Roman" w:cs="Times New Roman"/>
                <w:color w:val="auto"/>
              </w:rPr>
              <w:t xml:space="preserve"> </w:t>
            </w:r>
            <w:proofErr w:type="gramStart"/>
            <w:r w:rsidRPr="00950B5D">
              <w:rPr>
                <w:rFonts w:ascii="Times New Roman" w:hAnsi="Times New Roman" w:cs="Times New Roman"/>
                <w:color w:val="auto"/>
              </w:rPr>
              <w:t>execut</w:t>
            </w:r>
            <w:r w:rsidR="009C6305">
              <w:rPr>
                <w:rFonts w:ascii="Times New Roman" w:hAnsi="Times New Roman" w:cs="Times New Roman"/>
                <w:color w:val="auto"/>
              </w:rPr>
              <w:t>ion</w:t>
            </w:r>
            <w:proofErr w:type="gramEnd"/>
            <w:r w:rsidRPr="00950B5D">
              <w:rPr>
                <w:rFonts w:ascii="Times New Roman" w:hAnsi="Times New Roman" w:cs="Times New Roman"/>
                <w:color w:val="auto"/>
              </w:rPr>
              <w:t xml:space="preserve"> as an admin level user</w:t>
            </w:r>
            <w:ins w:id="110" w:author="Lesley Bross" w:date="2020-09-30T11:50:00Z">
              <w:r w:rsidR="007C409F">
                <w:rPr>
                  <w:rFonts w:ascii="Times New Roman" w:hAnsi="Times New Roman" w:cs="Times New Roman"/>
                  <w:color w:val="auto"/>
                </w:rPr>
                <w:t>.</w:t>
              </w:r>
            </w:ins>
            <w:del w:id="111" w:author="Lesley Bross" w:date="2020-09-30T11:50:00Z">
              <w:r w:rsidRPr="00950B5D" w:rsidDel="007C409F">
                <w:rPr>
                  <w:rFonts w:ascii="Times New Roman" w:hAnsi="Times New Roman" w:cs="Times New Roman"/>
                  <w:color w:val="auto"/>
                </w:rPr>
                <w:delText>,</w:delText>
              </w:r>
            </w:del>
            <w:del w:id="112" w:author="Lesley Bross" w:date="2020-09-30T11:52:00Z">
              <w:r w:rsidRPr="00950B5D" w:rsidDel="007C409F">
                <w:rPr>
                  <w:rFonts w:ascii="Times New Roman" w:hAnsi="Times New Roman" w:cs="Times New Roman"/>
                  <w:color w:val="auto"/>
                </w:rPr>
                <w:delText xml:space="preserve"> especially the Install_FCS.bat, regedit, and odbcad32.exe steps. </w:delText>
              </w:r>
              <w:r w:rsidR="001041E3" w:rsidDel="007C409F">
                <w:rPr>
                  <w:rFonts w:ascii="Times New Roman" w:hAnsi="Times New Roman" w:cs="Times New Roman"/>
                  <w:color w:val="auto"/>
                </w:rPr>
                <w:delText>The run elevated option grants sufficient admin status for these on F</w:delText>
              </w:r>
              <w:r w:rsidR="00444290" w:rsidDel="007C409F">
                <w:rPr>
                  <w:rFonts w:ascii="Times New Roman" w:hAnsi="Times New Roman" w:cs="Times New Roman"/>
                  <w:color w:val="auto"/>
                </w:rPr>
                <w:delText>orest Service</w:delText>
              </w:r>
              <w:r w:rsidR="001041E3" w:rsidDel="007C409F">
                <w:rPr>
                  <w:rFonts w:ascii="Times New Roman" w:hAnsi="Times New Roman" w:cs="Times New Roman"/>
                  <w:color w:val="auto"/>
                </w:rPr>
                <w:delText xml:space="preserve"> computers.</w:delText>
              </w:r>
            </w:del>
          </w:p>
          <w:p w:rsidR="007866D7" w:rsidRPr="00950B5D" w:rsidDel="007C409F" w:rsidRDefault="007866D7" w:rsidP="00950B5D">
            <w:pPr>
              <w:pStyle w:val="Default"/>
              <w:ind w:left="540" w:right="706"/>
              <w:rPr>
                <w:del w:id="113" w:author="Lesley Bross" w:date="2020-09-30T11:52:00Z"/>
                <w:rFonts w:ascii="Times New Roman" w:hAnsi="Times New Roman" w:cs="Times New Roman"/>
                <w:color w:val="auto"/>
              </w:rPr>
            </w:pPr>
          </w:p>
          <w:p w:rsidR="00E0794C" w:rsidDel="007C409F" w:rsidRDefault="00E0794C">
            <w:pPr>
              <w:pStyle w:val="Default"/>
              <w:ind w:right="706"/>
              <w:rPr>
                <w:del w:id="114" w:author="Lesley Bross" w:date="2020-09-30T11:52:00Z"/>
                <w:rFonts w:ascii="Times New Roman" w:hAnsi="Times New Roman" w:cs="Times New Roman"/>
                <w:color w:val="auto"/>
              </w:rPr>
              <w:pPrChange w:id="115" w:author="Lesley Bross" w:date="2020-09-30T11:52:00Z">
                <w:pPr>
                  <w:pStyle w:val="Default"/>
                  <w:ind w:left="540" w:right="706"/>
                </w:pPr>
              </w:pPrChange>
            </w:pPr>
            <w:del w:id="116" w:author="Lesley Bross" w:date="2020-09-30T11:52:00Z">
              <w:r w:rsidRPr="00950B5D" w:rsidDel="007C409F">
                <w:rPr>
                  <w:rFonts w:ascii="Times New Roman" w:hAnsi="Times New Roman" w:cs="Times New Roman"/>
                  <w:color w:val="auto"/>
                </w:rPr>
                <w:delText xml:space="preserve">If there is a possibility that different user accounts on the computer will run BioSum, it is strongly advised to define the ODBC entries as SYSTEM DSN and not USER DSN settings. </w:delText>
              </w:r>
            </w:del>
          </w:p>
          <w:p w:rsidR="007866D7" w:rsidRPr="00950B5D" w:rsidRDefault="007866D7">
            <w:pPr>
              <w:pStyle w:val="Default"/>
              <w:ind w:right="706"/>
              <w:rPr>
                <w:rFonts w:ascii="Times New Roman" w:hAnsi="Times New Roman" w:cs="Times New Roman"/>
                <w:color w:val="auto"/>
              </w:rPr>
              <w:pPrChange w:id="117" w:author="Lesley Bross" w:date="2020-09-30T11:52:00Z">
                <w:pPr>
                  <w:pStyle w:val="Default"/>
                  <w:ind w:left="540" w:right="706"/>
                </w:pPr>
              </w:pPrChange>
            </w:pPr>
          </w:p>
          <w:p w:rsidR="00E0794C" w:rsidRDefault="00444290" w:rsidP="00950B5D">
            <w:pPr>
              <w:pStyle w:val="Default"/>
              <w:ind w:left="540" w:right="706"/>
              <w:rPr>
                <w:rFonts w:ascii="Times New Roman" w:hAnsi="Times New Roman" w:cs="Times New Roman"/>
                <w:color w:val="auto"/>
              </w:rPr>
            </w:pPr>
            <w:r>
              <w:rPr>
                <w:rFonts w:ascii="Times New Roman" w:hAnsi="Times New Roman" w:cs="Times New Roman"/>
                <w:color w:val="auto"/>
              </w:rPr>
              <w:t>R</w:t>
            </w:r>
            <w:r w:rsidR="00E0794C" w:rsidRPr="00950B5D">
              <w:rPr>
                <w:rFonts w:ascii="Times New Roman" w:hAnsi="Times New Roman" w:cs="Times New Roman"/>
                <w:color w:val="auto"/>
              </w:rPr>
              <w:t xml:space="preserve">unning the BioSum software, once it has been successfully installed, does not require administrative privileges. By default, the BIOSUM software is installed for all user accounts.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you intend to open and edit BIOSUM MS Access files, make sure that the directory location </w:t>
            </w:r>
            <w:r w:rsidR="00444290">
              <w:rPr>
                <w:rFonts w:ascii="Times New Roman" w:hAnsi="Times New Roman" w:cs="Times New Roman"/>
                <w:color w:val="auto"/>
              </w:rPr>
              <w:t xml:space="preserve">that houses a BioSum project (which consists of a great many Access database files) </w:t>
            </w:r>
            <w:r w:rsidRPr="00950B5D">
              <w:rPr>
                <w:rFonts w:ascii="Times New Roman" w:hAnsi="Times New Roman" w:cs="Times New Roman"/>
                <w:color w:val="auto"/>
              </w:rPr>
              <w:t xml:space="preserve">of the file is set as a trusted location in the Access software settings (under options, trust center settings).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The best way to make sure that installation components are installed under the admin privileges</w:t>
            </w:r>
            <w:ins w:id="118" w:author="Lesley Bross" w:date="2020-09-30T11:53:00Z">
              <w:r w:rsidR="007C409F">
                <w:rPr>
                  <w:rFonts w:ascii="Times New Roman" w:hAnsi="Times New Roman" w:cs="Times New Roman"/>
                  <w:color w:val="auto"/>
                </w:rPr>
                <w:t xml:space="preserve"> (non-Forest Service users)</w:t>
              </w:r>
            </w:ins>
            <w:r w:rsidRPr="00950B5D">
              <w:rPr>
                <w:rFonts w:ascii="Times New Roman" w:hAnsi="Times New Roman" w:cs="Times New Roman"/>
                <w:color w:val="auto"/>
              </w:rPr>
              <w:t xml:space="preserve"> is to open a command window as admin and type the commands out in that command window. For example: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For step </w:t>
            </w:r>
            <w:r w:rsidR="00731585">
              <w:rPr>
                <w:rFonts w:ascii="Times New Roman" w:hAnsi="Times New Roman" w:cs="Times New Roman"/>
                <w:color w:val="auto"/>
              </w:rPr>
              <w:t>9</w:t>
            </w:r>
            <w:r w:rsidR="007866D7">
              <w:rPr>
                <w:rFonts w:ascii="Times New Roman" w:hAnsi="Times New Roman" w:cs="Times New Roman"/>
                <w:color w:val="auto"/>
              </w:rPr>
              <w:t>, you would</w:t>
            </w:r>
            <w:r w:rsidRPr="00950B5D">
              <w:rPr>
                <w:rFonts w:ascii="Times New Roman" w:hAnsi="Times New Roman" w:cs="Times New Roman"/>
                <w:color w:val="auto"/>
              </w:rPr>
              <w:t xml:space="preserve"> follow these steps: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1. Start a command prompt with admin privileges.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In the command prompt type these commands: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2a. cd c:\ </w:t>
            </w:r>
            <w:proofErr w:type="spellStart"/>
            <w:r w:rsidRPr="00950B5D">
              <w:rPr>
                <w:rFonts w:ascii="Times New Roman" w:hAnsi="Times New Roman" w:cs="Times New Roman"/>
                <w:color w:val="auto"/>
              </w:rPr>
              <w:t>fia_biosum</w:t>
            </w:r>
            <w:proofErr w:type="spellEnd"/>
            <w:r w:rsidRPr="00950B5D">
              <w:rPr>
                <w:rFonts w:ascii="Times New Roman" w:hAnsi="Times New Roman" w:cs="Times New Roman"/>
                <w:color w:val="auto"/>
              </w:rPr>
              <w:t>\setup\</w:t>
            </w:r>
            <w:proofErr w:type="spellStart"/>
            <w:r w:rsidRPr="00950B5D">
              <w:rPr>
                <w:rFonts w:ascii="Times New Roman" w:hAnsi="Times New Roman" w:cs="Times New Roman"/>
                <w:color w:val="auto"/>
              </w:rPr>
              <w:t>Import_FCS</w:t>
            </w:r>
            <w:proofErr w:type="spellEnd"/>
            <w:r w:rsidRPr="00950B5D">
              <w:rPr>
                <w:rFonts w:ascii="Times New Roman" w:hAnsi="Times New Roman" w:cs="Times New Roman"/>
                <w:color w:val="auto"/>
              </w:rPr>
              <w:t xml:space="preserve"> &lt;enter key&gt;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2b. Import_FCS.bat &lt;enter key&gt; </w:t>
            </w:r>
          </w:p>
          <w:p w:rsidR="007866D7" w:rsidRDefault="007866D7" w:rsidP="0010778B">
            <w:pPr>
              <w:tabs>
                <w:tab w:val="left" w:pos="2160"/>
              </w:tabs>
              <w:ind w:left="1440" w:right="706"/>
            </w:pPr>
          </w:p>
          <w:p w:rsidR="00E0794C" w:rsidRPr="00950B5D" w:rsidRDefault="00E0794C">
            <w:pPr>
              <w:tabs>
                <w:tab w:val="left" w:pos="2160"/>
              </w:tabs>
              <w:ind w:left="720" w:right="706"/>
            </w:pPr>
            <w:r w:rsidRPr="00E64D92">
              <w:t>When defining the ODBC entries make sure ODBCAD32.EXE is started from the c:\windows\</w:t>
            </w:r>
            <w:del w:id="119" w:author="Lesley Bross" w:date="2020-09-30T11:57:00Z">
              <w:r w:rsidRPr="00E64D92" w:rsidDel="0049723D">
                <w:delText xml:space="preserve">SYSWOW64 </w:delText>
              </w:r>
            </w:del>
            <w:ins w:id="120" w:author="Lesley Bross" w:date="2020-09-30T11:57:00Z">
              <w:r w:rsidR="0049723D">
                <w:t>System32</w:t>
              </w:r>
              <w:r w:rsidR="0049723D" w:rsidRPr="00E64D92">
                <w:t xml:space="preserve"> </w:t>
              </w:r>
            </w:ins>
            <w:r w:rsidRPr="00E64D92">
              <w:t xml:space="preserve">folder, as </w:t>
            </w:r>
            <w:del w:id="121" w:author="Lesley Bross" w:date="2020-09-30T11:57:00Z">
              <w:r w:rsidRPr="00E64D92" w:rsidDel="0049723D">
                <w:delText xml:space="preserve">an admin </w:delText>
              </w:r>
              <w:r w:rsidR="00731585" w:rsidDel="0049723D">
                <w:delText xml:space="preserve">privileged </w:delText>
              </w:r>
              <w:r w:rsidRPr="00E64D92" w:rsidDel="0049723D">
                <w:delText>user</w:delText>
              </w:r>
            </w:del>
            <w:ins w:id="122" w:author="Lesley Bross" w:date="2020-09-30T11:57:00Z">
              <w:r w:rsidR="0049723D">
                <w:t xml:space="preserve">a user with admin privileges. Note that the System32 folder contains the 64-bit </w:t>
              </w:r>
            </w:ins>
            <w:ins w:id="123" w:author="Lesley Bross" w:date="2020-09-30T11:58:00Z">
              <w:r w:rsidR="0049723D">
                <w:t>ODBC Data Source Administrator.</w:t>
              </w:r>
            </w:ins>
            <w:del w:id="124" w:author="Lesley Bross" w:date="2020-09-30T11:57:00Z">
              <w:r w:rsidR="00731585" w:rsidDel="0049723D">
                <w:delText xml:space="preserve"> (or via the Run Elevated option)</w:delText>
              </w:r>
              <w:r w:rsidRPr="00E64D92" w:rsidDel="0049723D">
                <w:delText>.</w:delText>
              </w:r>
            </w:del>
          </w:p>
        </w:tc>
      </w:tr>
    </w:tbl>
    <w:p w:rsidR="007A0163" w:rsidRDefault="007A0163" w:rsidP="00AC5DB0">
      <w:pPr>
        <w:tabs>
          <w:tab w:val="left" w:pos="720"/>
        </w:tabs>
        <w:ind w:left="720" w:right="720" w:hanging="90"/>
        <w:jc w:val="center"/>
        <w:rPr>
          <w:b/>
          <w:sz w:val="28"/>
          <w:szCs w:val="28"/>
        </w:rPr>
      </w:pPr>
    </w:p>
    <w:p w:rsidR="009A2C6C" w:rsidRPr="00E64D92" w:rsidRDefault="009A2C6C" w:rsidP="007F43CF">
      <w:pPr>
        <w:pStyle w:val="Default"/>
        <w:ind w:left="540" w:right="706"/>
        <w:jc w:val="center"/>
        <w:rPr>
          <w:rFonts w:ascii="Times New Roman" w:hAnsi="Times New Roman" w:cs="Times New Roman"/>
          <w:color w:val="auto"/>
        </w:rPr>
      </w:pPr>
    </w:p>
    <w:p w:rsidR="00C00CD8" w:rsidRDefault="00C00CD8">
      <w:pPr>
        <w:rPr>
          <w:b/>
          <w:sz w:val="28"/>
        </w:rPr>
      </w:pPr>
      <w:r>
        <w:rPr>
          <w:b/>
          <w:sz w:val="28"/>
        </w:rPr>
        <w:br w:type="page"/>
      </w:r>
    </w:p>
    <w:p w:rsidR="00AC5DB0" w:rsidRDefault="009A2C6C" w:rsidP="00AC5DB0">
      <w:pPr>
        <w:tabs>
          <w:tab w:val="left" w:pos="720"/>
        </w:tabs>
        <w:ind w:left="720" w:right="720" w:hanging="90"/>
        <w:rPr>
          <w:b/>
          <w:sz w:val="28"/>
        </w:rPr>
      </w:pPr>
      <w:r w:rsidRPr="009A2C6C">
        <w:rPr>
          <w:b/>
          <w:sz w:val="28"/>
        </w:rPr>
        <w:lastRenderedPageBreak/>
        <w:t>Setup Inst</w:t>
      </w:r>
      <w:r>
        <w:rPr>
          <w:b/>
          <w:sz w:val="28"/>
        </w:rPr>
        <w:t>r</w:t>
      </w:r>
      <w:r w:rsidRPr="009A2C6C">
        <w:rPr>
          <w:b/>
          <w:sz w:val="28"/>
        </w:rPr>
        <w:t xml:space="preserve">uctions </w:t>
      </w:r>
    </w:p>
    <w:p w:rsidR="009A2C6C" w:rsidRPr="009A2C6C" w:rsidRDefault="009A2C6C" w:rsidP="00AC5DB0">
      <w:pPr>
        <w:tabs>
          <w:tab w:val="left" w:pos="720"/>
        </w:tabs>
        <w:ind w:left="720" w:right="720" w:hanging="90"/>
        <w:rPr>
          <w:b/>
          <w:sz w:val="28"/>
        </w:rPr>
      </w:pPr>
    </w:p>
    <w:p w:rsidR="007358E0" w:rsidRDefault="00AC5DB0">
      <w:pPr>
        <w:pStyle w:val="ListParagraph"/>
        <w:numPr>
          <w:ilvl w:val="0"/>
          <w:numId w:val="11"/>
        </w:numPr>
        <w:rPr>
          <w:ins w:id="125" w:author="Lesley Bross" w:date="2020-10-05T14:48:00Z"/>
        </w:rPr>
        <w:pPrChange w:id="126" w:author="Lesley Bross" w:date="2020-09-30T12:02:00Z">
          <w:pPr>
            <w:numPr>
              <w:numId w:val="3"/>
            </w:numPr>
            <w:tabs>
              <w:tab w:val="left" w:pos="990"/>
            </w:tabs>
            <w:ind w:left="1080" w:right="720" w:hanging="360"/>
          </w:pPr>
        </w:pPrChange>
      </w:pPr>
      <w:r>
        <w:t>Login to your computer as an administrator</w:t>
      </w:r>
    </w:p>
    <w:p w:rsidR="00076E38" w:rsidRDefault="00D17DF1">
      <w:pPr>
        <w:pStyle w:val="ListParagraph"/>
        <w:numPr>
          <w:ilvl w:val="0"/>
          <w:numId w:val="11"/>
        </w:numPr>
        <w:rPr>
          <w:ins w:id="127" w:author="Lesley Bross" w:date="2020-10-05T14:50:00Z"/>
        </w:rPr>
        <w:pPrChange w:id="128" w:author="Lesley Bross" w:date="2020-10-05T14:49:00Z">
          <w:pPr>
            <w:numPr>
              <w:numId w:val="3"/>
            </w:numPr>
            <w:tabs>
              <w:tab w:val="left" w:pos="990"/>
            </w:tabs>
            <w:ind w:left="1080" w:right="720" w:hanging="360"/>
          </w:pPr>
        </w:pPrChange>
      </w:pPr>
      <w:ins w:id="129" w:author="Lesley Bross" w:date="2020-09-30T12:02:00Z">
        <w:r w:rsidRPr="000F09F5">
          <w:rPr>
            <w:b/>
          </w:rPr>
          <w:t xml:space="preserve">INSTALL </w:t>
        </w:r>
      </w:ins>
      <w:del w:id="130" w:author="Lesley Bross" w:date="2020-09-30T12:01:00Z">
        <w:r w:rsidR="009D5D66" w:rsidRPr="000F09F5" w:rsidDel="00D17DF1">
          <w:rPr>
            <w:b/>
          </w:rPr>
          <w:delText xml:space="preserve"> </w:delText>
        </w:r>
      </w:del>
      <w:r w:rsidR="009D5D66" w:rsidRPr="000F09F5">
        <w:rPr>
          <w:b/>
        </w:rPr>
        <w:t xml:space="preserve">Oracle 11g XE: </w:t>
      </w:r>
      <w:ins w:id="131" w:author="Lesley Bross" w:date="2020-09-30T12:03:00Z">
        <w:r w:rsidRPr="000F09F5">
          <w:rPr>
            <w:rPrChange w:id="132" w:author="Lesley Bross" w:date="2020-10-05T14:55:00Z">
              <w:rPr>
                <w:highlight w:val="yellow"/>
              </w:rPr>
            </w:rPrChange>
          </w:rPr>
          <w:t xml:space="preserve">If your computer is on the Forest Service network, execute the steps in Appendix 2 before skipping to step </w:t>
        </w:r>
      </w:ins>
      <w:ins w:id="133" w:author="Lesley Bross" w:date="2020-09-30T12:04:00Z">
        <w:r w:rsidR="007C4278">
          <w:t>10</w:t>
        </w:r>
        <w:r w:rsidRPr="000F09F5">
          <w:rPr>
            <w:rPrChange w:id="134" w:author="Lesley Bross" w:date="2020-10-05T14:55:00Z">
              <w:rPr>
                <w:highlight w:val="yellow"/>
              </w:rPr>
            </w:rPrChange>
          </w:rPr>
          <w:t xml:space="preserve">. </w:t>
        </w:r>
      </w:ins>
      <w:r w:rsidR="003D2D51" w:rsidRPr="000F09F5">
        <w:t>If Oracle 11g XE</w:t>
      </w:r>
      <w:r w:rsidR="003D2D51">
        <w:t xml:space="preserve"> is alread</w:t>
      </w:r>
      <w:r w:rsidR="00C44CB2">
        <w:t xml:space="preserve">y installed then skip to item </w:t>
      </w:r>
      <w:del w:id="135" w:author="Lesley Bross" w:date="2020-09-30T12:03:00Z">
        <w:r w:rsidR="00C44CB2" w:rsidDel="00D17DF1">
          <w:delText>10</w:delText>
        </w:r>
      </w:del>
      <w:ins w:id="136" w:author="Lesley Bross" w:date="2020-09-30T12:03:00Z">
        <w:r w:rsidR="007C4278">
          <w:t>9</w:t>
        </w:r>
      </w:ins>
      <w:r w:rsidR="003D2D51">
        <w:t xml:space="preserve">.  </w:t>
      </w:r>
      <w:r w:rsidR="007866D7">
        <w:t>As an administrator</w:t>
      </w:r>
      <w:del w:id="137" w:author="Lesley Bross" w:date="2020-09-30T12:05:00Z">
        <w:r w:rsidR="00C00CD8" w:rsidDel="00D17DF1">
          <w:delText xml:space="preserve"> (</w:delText>
        </w:r>
        <w:r w:rsidR="00C00CD8" w:rsidRPr="007358E0" w:rsidDel="00D17DF1">
          <w:rPr>
            <w:b/>
            <w:bCs/>
          </w:rPr>
          <w:delText>not</w:delText>
        </w:r>
        <w:r w:rsidR="00C00CD8" w:rsidDel="00D17DF1">
          <w:delText xml:space="preserve"> merely Run Elevated)</w:delText>
        </w:r>
      </w:del>
      <w:r w:rsidR="007866D7">
        <w:t xml:space="preserve">, </w:t>
      </w:r>
      <w:r w:rsidR="00C00CD8">
        <w:t>execute</w:t>
      </w:r>
      <w:r w:rsidR="003D2D51">
        <w:t xml:space="preserve"> the file </w:t>
      </w:r>
    </w:p>
    <w:p w:rsidR="007358E0" w:rsidDel="007358E0" w:rsidRDefault="007358E0">
      <w:pPr>
        <w:pStyle w:val="ListParagraph"/>
        <w:numPr>
          <w:ilvl w:val="0"/>
          <w:numId w:val="11"/>
        </w:numPr>
        <w:rPr>
          <w:del w:id="138" w:author="Lesley Bross" w:date="2020-10-05T14:51:00Z"/>
        </w:rPr>
        <w:pPrChange w:id="139" w:author="Lesley Bross" w:date="2020-10-05T14:49:00Z">
          <w:pPr>
            <w:numPr>
              <w:numId w:val="3"/>
            </w:numPr>
            <w:tabs>
              <w:tab w:val="left" w:pos="990"/>
            </w:tabs>
            <w:ind w:left="1080" w:right="720" w:hanging="360"/>
          </w:pPr>
        </w:pPrChange>
      </w:pPr>
    </w:p>
    <w:p w:rsidR="00366BFA" w:rsidRDefault="003D2D51" w:rsidP="00076E38">
      <w:pPr>
        <w:tabs>
          <w:tab w:val="left" w:pos="990"/>
        </w:tabs>
        <w:spacing w:before="120"/>
        <w:ind w:left="1440" w:right="720"/>
      </w:pPr>
      <w:r>
        <w:t>c:\</w:t>
      </w:r>
      <w:r w:rsidR="00FD37ED">
        <w:t>f</w:t>
      </w:r>
      <w:r w:rsidRPr="00C03816">
        <w:t>ia_biosum\setup\oracle11g_xe\</w:t>
      </w:r>
      <w:r w:rsidR="0009723A">
        <w:t>DISK1\setup.exe.</w:t>
      </w:r>
    </w:p>
    <w:tbl>
      <w:tblPr>
        <w:tblStyle w:val="TableGrid"/>
        <w:tblW w:w="10511" w:type="dxa"/>
        <w:tblInd w:w="625" w:type="dxa"/>
        <w:tblLook w:val="04A0" w:firstRow="1" w:lastRow="0" w:firstColumn="1" w:lastColumn="0" w:noHBand="0" w:noVBand="1"/>
      </w:tblPr>
      <w:tblGrid>
        <w:gridCol w:w="5127"/>
        <w:gridCol w:w="5384"/>
      </w:tblGrid>
      <w:tr w:rsidR="00B634E7" w:rsidTr="00B634E7">
        <w:tc>
          <w:tcPr>
            <w:tcW w:w="5127" w:type="dxa"/>
          </w:tcPr>
          <w:p w:rsidR="00B634E7" w:rsidRDefault="00B634E7">
            <w:pPr>
              <w:pStyle w:val="ListParagraph"/>
              <w:numPr>
                <w:ilvl w:val="0"/>
                <w:numId w:val="11"/>
              </w:numPr>
              <w:tabs>
                <w:tab w:val="left" w:pos="342"/>
              </w:tabs>
              <w:ind w:left="691" w:right="720"/>
              <w:rPr>
                <w:noProof/>
              </w:rPr>
              <w:pPrChange w:id="140" w:author="Lesley Bross" w:date="2020-10-05T14:54:00Z">
                <w:pPr>
                  <w:tabs>
                    <w:tab w:val="left" w:pos="342"/>
                  </w:tabs>
                  <w:spacing w:before="240"/>
                  <w:ind w:left="43" w:right="720"/>
                </w:pPr>
              </w:pPrChange>
            </w:pPr>
            <w:r>
              <w:rPr>
                <w:noProof/>
              </w:rPr>
              <w:t>Click &lt;Next&gt;</w:t>
            </w:r>
          </w:p>
        </w:tc>
        <w:tc>
          <w:tcPr>
            <w:tcW w:w="5384" w:type="dxa"/>
          </w:tcPr>
          <w:p w:rsidR="00B634E7" w:rsidRDefault="00B634E7">
            <w:pPr>
              <w:pStyle w:val="ListParagraph"/>
              <w:numPr>
                <w:ilvl w:val="0"/>
                <w:numId w:val="11"/>
              </w:numPr>
              <w:tabs>
                <w:tab w:val="left" w:pos="342"/>
              </w:tabs>
              <w:spacing w:before="240"/>
              <w:ind w:left="696" w:right="720"/>
              <w:pPrChange w:id="141" w:author="Lesley Bross" w:date="2020-10-05T14:52:00Z">
                <w:pPr>
                  <w:numPr>
                    <w:numId w:val="3"/>
                  </w:numPr>
                  <w:tabs>
                    <w:tab w:val="left" w:pos="240"/>
                  </w:tabs>
                  <w:spacing w:before="240"/>
                  <w:ind w:left="72" w:right="720" w:hanging="29"/>
                </w:pPr>
              </w:pPrChange>
            </w:pPr>
            <w:r>
              <w:rPr>
                <w:noProof/>
              </w:rPr>
              <w:t>Check “Accept terms”,click &lt;Next&gt;.</w:t>
            </w:r>
          </w:p>
        </w:tc>
      </w:tr>
      <w:tr w:rsidR="00B634E7" w:rsidTr="00B634E7">
        <w:tc>
          <w:tcPr>
            <w:tcW w:w="5127" w:type="dxa"/>
          </w:tcPr>
          <w:p w:rsidR="00B634E7" w:rsidRDefault="00076E38" w:rsidP="00B634E7">
            <w:pPr>
              <w:tabs>
                <w:tab w:val="left" w:pos="990"/>
              </w:tabs>
              <w:ind w:right="720"/>
              <w:rPr>
                <w:noProof/>
              </w:rPr>
            </w:pPr>
            <w:r>
              <w:rPr>
                <w:noProof/>
              </w:rPr>
              <mc:AlternateContent>
                <mc:Choice Requires="wps">
                  <w:drawing>
                    <wp:anchor distT="0" distB="0" distL="114300" distR="114300" simplePos="0" relativeHeight="251697152" behindDoc="0" locked="0" layoutInCell="1" allowOverlap="1" wp14:anchorId="4EED4E7F" wp14:editId="00E935BB">
                      <wp:simplePos x="0" y="0"/>
                      <wp:positionH relativeFrom="column">
                        <wp:posOffset>1646555</wp:posOffset>
                      </wp:positionH>
                      <wp:positionV relativeFrom="paragraph">
                        <wp:posOffset>1887220</wp:posOffset>
                      </wp:positionV>
                      <wp:extent cx="847090" cy="343535"/>
                      <wp:effectExtent l="0" t="0" r="10160" b="18415"/>
                      <wp:wrapNone/>
                      <wp:docPr id="2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44DFA08" id="Oval 86" o:spid="_x0000_s1026" style="position:absolute;margin-left:129.65pt;margin-top:148.6pt;width:66.7pt;height:27.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YzKg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" strokecolor="red" strokeweight="2pt">
                      <v:fill opacity="0"/>
                    </v:oval>
                  </w:pict>
                </mc:Fallback>
              </mc:AlternateContent>
            </w:r>
            <w:r w:rsidR="00B634E7">
              <w:rPr>
                <w:noProof/>
              </w:rPr>
              <w:drawing>
                <wp:inline distT="0" distB="0" distL="0" distR="0" wp14:anchorId="7C4A344F" wp14:editId="45C5A805">
                  <wp:extent cx="2903496" cy="2225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9617" cy="2252721"/>
                          </a:xfrm>
                          <a:prstGeom prst="rect">
                            <a:avLst/>
                          </a:prstGeom>
                          <a:noFill/>
                          <a:ln>
                            <a:noFill/>
                          </a:ln>
                        </pic:spPr>
                      </pic:pic>
                    </a:graphicData>
                  </a:graphic>
                </wp:inline>
              </w:drawing>
            </w:r>
          </w:p>
        </w:tc>
        <w:tc>
          <w:tcPr>
            <w:tcW w:w="5384" w:type="dxa"/>
          </w:tcPr>
          <w:p w:rsidR="00B634E7" w:rsidRDefault="00076E38" w:rsidP="00B634E7">
            <w:pPr>
              <w:tabs>
                <w:tab w:val="left" w:pos="990"/>
              </w:tabs>
              <w:ind w:right="720"/>
            </w:pPr>
            <w:r>
              <w:rPr>
                <w:noProof/>
              </w:rPr>
              <mc:AlternateContent>
                <mc:Choice Requires="wps">
                  <w:drawing>
                    <wp:anchor distT="0" distB="0" distL="114300" distR="114300" simplePos="0" relativeHeight="251699200" behindDoc="0" locked="0" layoutInCell="1" allowOverlap="1" wp14:anchorId="4EED4E7F" wp14:editId="00E935BB">
                      <wp:simplePos x="0" y="0"/>
                      <wp:positionH relativeFrom="column">
                        <wp:posOffset>1690370</wp:posOffset>
                      </wp:positionH>
                      <wp:positionV relativeFrom="paragraph">
                        <wp:posOffset>1887855</wp:posOffset>
                      </wp:positionV>
                      <wp:extent cx="847090" cy="343535"/>
                      <wp:effectExtent l="0" t="0" r="10160" b="18415"/>
                      <wp:wrapNone/>
                      <wp:docPr id="2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4167064" id="Oval 86" o:spid="_x0000_s1026" style="position:absolute;margin-left:133.1pt;margin-top:148.65pt;width:66.7pt;height:27.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" strokecolor="red" strokeweight="2pt">
                      <v:fill opacity="0"/>
                    </v:oval>
                  </w:pict>
                </mc:Fallback>
              </mc:AlternateContent>
            </w:r>
            <w:r w:rsidR="00B634E7">
              <w:rPr>
                <w:noProof/>
              </w:rPr>
              <w:drawing>
                <wp:inline distT="0" distB="0" distL="0" distR="0" wp14:anchorId="28712502" wp14:editId="17A5867C">
                  <wp:extent cx="2925785" cy="222504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709" cy="2248557"/>
                          </a:xfrm>
                          <a:prstGeom prst="rect">
                            <a:avLst/>
                          </a:prstGeom>
                          <a:noFill/>
                          <a:ln>
                            <a:noFill/>
                          </a:ln>
                        </pic:spPr>
                      </pic:pic>
                    </a:graphicData>
                  </a:graphic>
                </wp:inline>
              </w:drawing>
            </w:r>
          </w:p>
        </w:tc>
      </w:tr>
      <w:tr w:rsidR="00B634E7" w:rsidTr="00076E38">
        <w:trPr>
          <w:trHeight w:val="845"/>
        </w:trPr>
        <w:tc>
          <w:tcPr>
            <w:tcW w:w="5127" w:type="dxa"/>
          </w:tcPr>
          <w:p w:rsidR="00B634E7" w:rsidRDefault="00B634E7">
            <w:pPr>
              <w:pStyle w:val="ListParagraph"/>
              <w:numPr>
                <w:ilvl w:val="0"/>
                <w:numId w:val="11"/>
              </w:numPr>
              <w:tabs>
                <w:tab w:val="left" w:pos="342"/>
              </w:tabs>
              <w:ind w:left="691" w:right="720"/>
              <w:pPrChange w:id="142" w:author="Lesley Bross" w:date="2020-10-05T14:55:00Z">
                <w:pPr>
                  <w:numPr>
                    <w:numId w:val="3"/>
                  </w:numPr>
                  <w:tabs>
                    <w:tab w:val="left" w:pos="336"/>
                  </w:tabs>
                  <w:spacing w:before="240"/>
                  <w:ind w:left="72" w:right="720" w:hanging="29"/>
                </w:pPr>
              </w:pPrChange>
            </w:pPr>
            <w:r>
              <w:rPr>
                <w:noProof/>
              </w:rPr>
              <w:t>Accept the default destination folder and click &lt;Next&gt;.</w:t>
            </w:r>
          </w:p>
        </w:tc>
        <w:tc>
          <w:tcPr>
            <w:tcW w:w="5384" w:type="dxa"/>
          </w:tcPr>
          <w:p w:rsidR="00B634E7" w:rsidRDefault="00B634E7">
            <w:pPr>
              <w:pStyle w:val="ListParagraph"/>
              <w:numPr>
                <w:ilvl w:val="0"/>
                <w:numId w:val="11"/>
              </w:numPr>
              <w:tabs>
                <w:tab w:val="left" w:pos="342"/>
              </w:tabs>
              <w:spacing w:before="240"/>
              <w:ind w:left="696" w:right="720"/>
              <w:rPr>
                <w:noProof/>
              </w:rPr>
              <w:pPrChange w:id="143" w:author="Lesley Bross" w:date="2020-10-05T14:53:00Z">
                <w:pPr>
                  <w:numPr>
                    <w:numId w:val="3"/>
                  </w:numPr>
                  <w:tabs>
                    <w:tab w:val="left" w:pos="336"/>
                  </w:tabs>
                  <w:spacing w:before="240"/>
                  <w:ind w:left="72" w:right="720" w:hanging="29"/>
                </w:pPr>
              </w:pPrChange>
            </w:pPr>
            <w:r>
              <w:rPr>
                <w:noProof/>
              </w:rPr>
              <w:t xml:space="preserve">Set the System Administrators password. Type the password </w:t>
            </w:r>
            <w:r w:rsidRPr="000F09F5">
              <w:rPr>
                <w:noProof/>
                <w:rPrChange w:id="144" w:author="Lesley Bross" w:date="2020-10-05T14:53:00Z">
                  <w:rPr>
                    <w:b/>
                  </w:rPr>
                </w:rPrChange>
              </w:rPr>
              <w:t xml:space="preserve">admin </w:t>
            </w:r>
            <w:r>
              <w:rPr>
                <w:noProof/>
              </w:rPr>
              <w:t>and select &lt;Next&gt;.</w:t>
            </w:r>
          </w:p>
        </w:tc>
      </w:tr>
      <w:tr w:rsidR="00B634E7" w:rsidTr="00B634E7">
        <w:tc>
          <w:tcPr>
            <w:tcW w:w="5127" w:type="dxa"/>
          </w:tcPr>
          <w:p w:rsidR="00B634E7" w:rsidRDefault="00076E38" w:rsidP="00B634E7">
            <w:pPr>
              <w:tabs>
                <w:tab w:val="left" w:pos="336"/>
              </w:tabs>
              <w:ind w:left="336" w:right="720"/>
            </w:pPr>
            <w:r>
              <w:rPr>
                <w:noProof/>
              </w:rPr>
              <mc:AlternateContent>
                <mc:Choice Requires="wps">
                  <w:drawing>
                    <wp:anchor distT="0" distB="0" distL="114300" distR="114300" simplePos="0" relativeHeight="251701248" behindDoc="0" locked="0" layoutInCell="1" allowOverlap="1" wp14:anchorId="4EED4E7F" wp14:editId="00E935BB">
                      <wp:simplePos x="0" y="0"/>
                      <wp:positionH relativeFrom="column">
                        <wp:posOffset>1890395</wp:posOffset>
                      </wp:positionH>
                      <wp:positionV relativeFrom="paragraph">
                        <wp:posOffset>1847850</wp:posOffset>
                      </wp:positionV>
                      <wp:extent cx="847090" cy="343535"/>
                      <wp:effectExtent l="0" t="0" r="10160" b="18415"/>
                      <wp:wrapNone/>
                      <wp:docPr id="2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2EBE549" id="Oval 86" o:spid="_x0000_s1026" style="position:absolute;margin-left:148.85pt;margin-top:145.5pt;width:66.7pt;height:2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" strokecolor="red" strokeweight="2pt">
                      <v:fill opacity="0"/>
                    </v:oval>
                  </w:pict>
                </mc:Fallback>
              </mc:AlternateContent>
            </w:r>
            <w:r w:rsidR="00B634E7">
              <w:rPr>
                <w:noProof/>
              </w:rPr>
              <w:drawing>
                <wp:inline distT="0" distB="0" distL="0" distR="0" wp14:anchorId="70744806" wp14:editId="37FC0D2F">
                  <wp:extent cx="2886212" cy="21869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206" cy="2193755"/>
                          </a:xfrm>
                          <a:prstGeom prst="rect">
                            <a:avLst/>
                          </a:prstGeom>
                          <a:noFill/>
                          <a:ln>
                            <a:noFill/>
                          </a:ln>
                        </pic:spPr>
                      </pic:pic>
                    </a:graphicData>
                  </a:graphic>
                </wp:inline>
              </w:drawing>
            </w:r>
          </w:p>
        </w:tc>
        <w:tc>
          <w:tcPr>
            <w:tcW w:w="5384" w:type="dxa"/>
          </w:tcPr>
          <w:p w:rsidR="00B634E7" w:rsidRDefault="00076E38" w:rsidP="00B634E7">
            <w:pPr>
              <w:tabs>
                <w:tab w:val="left" w:pos="990"/>
              </w:tabs>
              <w:ind w:right="720"/>
              <w:rPr>
                <w:noProof/>
              </w:rPr>
            </w:pPr>
            <w:r>
              <w:rPr>
                <w:noProof/>
              </w:rPr>
              <mc:AlternateContent>
                <mc:Choice Requires="wps">
                  <w:drawing>
                    <wp:anchor distT="0" distB="0" distL="114300" distR="114300" simplePos="0" relativeHeight="251705344" behindDoc="0" locked="0" layoutInCell="1" allowOverlap="1" wp14:anchorId="4EED4E7F" wp14:editId="00E935BB">
                      <wp:simplePos x="0" y="0"/>
                      <wp:positionH relativeFrom="column">
                        <wp:posOffset>661670</wp:posOffset>
                      </wp:positionH>
                      <wp:positionV relativeFrom="paragraph">
                        <wp:posOffset>1231265</wp:posOffset>
                      </wp:positionV>
                      <wp:extent cx="847090" cy="343535"/>
                      <wp:effectExtent l="0" t="0" r="10160" b="18415"/>
                      <wp:wrapNone/>
                      <wp:docPr id="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6A51B1B" id="Oval 86" o:spid="_x0000_s1026" style="position:absolute;margin-left:52.1pt;margin-top:96.95pt;width:66.7pt;height:27.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1qKg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" strokecolor="red" strokeweight="2pt">
                      <v:fill opacity="0"/>
                    </v:oval>
                  </w:pict>
                </mc:Fallback>
              </mc:AlternateContent>
            </w:r>
            <w:r>
              <w:rPr>
                <w:noProof/>
              </w:rPr>
              <mc:AlternateContent>
                <mc:Choice Requires="wps">
                  <w:drawing>
                    <wp:anchor distT="0" distB="0" distL="114300" distR="114300" simplePos="0" relativeHeight="251703296" behindDoc="0" locked="0" layoutInCell="1" allowOverlap="1" wp14:anchorId="4EED4E7F" wp14:editId="00E935BB">
                      <wp:simplePos x="0" y="0"/>
                      <wp:positionH relativeFrom="column">
                        <wp:posOffset>661670</wp:posOffset>
                      </wp:positionH>
                      <wp:positionV relativeFrom="paragraph">
                        <wp:posOffset>964565</wp:posOffset>
                      </wp:positionV>
                      <wp:extent cx="847090" cy="343535"/>
                      <wp:effectExtent l="0" t="0" r="10160" b="18415"/>
                      <wp:wrapNone/>
                      <wp:docPr id="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2D6F594" id="Oval 86" o:spid="_x0000_s1026" style="position:absolute;margin-left:52.1pt;margin-top:75.95pt;width:66.7pt;height:27.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K9KQ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" strokecolor="red" strokeweight="2pt">
                      <v:fill opacity="0"/>
                    </v:oval>
                  </w:pict>
                </mc:Fallback>
              </mc:AlternateContent>
            </w:r>
            <w:r w:rsidR="00B634E7">
              <w:rPr>
                <w:noProof/>
              </w:rPr>
              <w:drawing>
                <wp:inline distT="0" distB="0" distL="0" distR="0" wp14:anchorId="7FF7B822" wp14:editId="5D5FDA99">
                  <wp:extent cx="3291840" cy="24996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9535" cy="2513082"/>
                          </a:xfrm>
                          <a:prstGeom prst="rect">
                            <a:avLst/>
                          </a:prstGeom>
                          <a:noFill/>
                          <a:ln>
                            <a:noFill/>
                          </a:ln>
                        </pic:spPr>
                      </pic:pic>
                    </a:graphicData>
                  </a:graphic>
                </wp:inline>
              </w:drawing>
            </w:r>
          </w:p>
        </w:tc>
      </w:tr>
    </w:tbl>
    <w:p w:rsidR="00B634E7" w:rsidRDefault="00B634E7">
      <w:r>
        <w:br w:type="page"/>
      </w:r>
    </w:p>
    <w:tbl>
      <w:tblPr>
        <w:tblStyle w:val="TableGrid"/>
        <w:tblW w:w="10170" w:type="dxa"/>
        <w:tblInd w:w="625" w:type="dxa"/>
        <w:tblLook w:val="04A0" w:firstRow="1" w:lastRow="0" w:firstColumn="1" w:lastColumn="0" w:noHBand="0" w:noVBand="1"/>
      </w:tblPr>
      <w:tblGrid>
        <w:gridCol w:w="4795"/>
        <w:gridCol w:w="111"/>
        <w:gridCol w:w="5605"/>
      </w:tblGrid>
      <w:tr w:rsidR="00B634E7" w:rsidTr="00076E38">
        <w:tc>
          <w:tcPr>
            <w:tcW w:w="4950" w:type="dxa"/>
          </w:tcPr>
          <w:p w:rsidR="00076E38" w:rsidRDefault="00076E38">
            <w:pPr>
              <w:pStyle w:val="ListParagraph"/>
              <w:numPr>
                <w:ilvl w:val="0"/>
                <w:numId w:val="11"/>
              </w:numPr>
              <w:tabs>
                <w:tab w:val="left" w:pos="342"/>
              </w:tabs>
              <w:ind w:left="691" w:right="720"/>
              <w:rPr>
                <w:noProof/>
              </w:rPr>
              <w:pPrChange w:id="145" w:author="Lesley Bross" w:date="2020-10-05T14:55:00Z">
                <w:pPr>
                  <w:numPr>
                    <w:numId w:val="3"/>
                  </w:numPr>
                  <w:tabs>
                    <w:tab w:val="left" w:pos="336"/>
                  </w:tabs>
                  <w:ind w:left="66" w:right="720" w:hanging="360"/>
                </w:pPr>
              </w:pPrChange>
            </w:pPr>
            <w:r>
              <w:rPr>
                <w:noProof/>
              </w:rPr>
              <w:lastRenderedPageBreak/>
              <w:t xml:space="preserve">Check the settings and proceed with the installation by selecting &lt;Next&gt;. </w:t>
            </w:r>
          </w:p>
          <w:p w:rsidR="00B634E7" w:rsidRDefault="00B634E7">
            <w:pPr>
              <w:tabs>
                <w:tab w:val="left" w:pos="336"/>
              </w:tabs>
              <w:ind w:right="720"/>
              <w:rPr>
                <w:noProof/>
              </w:rPr>
              <w:pPrChange w:id="146" w:author="Lesley Bross" w:date="2020-10-05T14:55:00Z">
                <w:pPr>
                  <w:tabs>
                    <w:tab w:val="left" w:pos="336"/>
                  </w:tabs>
                  <w:ind w:left="66" w:right="720"/>
                </w:pPr>
              </w:pPrChange>
            </w:pPr>
          </w:p>
          <w:p w:rsidR="00076E38" w:rsidRDefault="00076E38" w:rsidP="00076E38">
            <w:pPr>
              <w:ind w:left="66" w:right="720"/>
              <w:rPr>
                <w:noProof/>
              </w:rPr>
            </w:pPr>
          </w:p>
        </w:tc>
        <w:tc>
          <w:tcPr>
            <w:tcW w:w="5220" w:type="dxa"/>
            <w:gridSpan w:val="2"/>
          </w:tcPr>
          <w:p w:rsidR="00076E38" w:rsidRDefault="00076E38" w:rsidP="00076E38">
            <w:pPr>
              <w:tabs>
                <w:tab w:val="left" w:pos="336"/>
              </w:tabs>
              <w:ind w:left="66" w:right="720"/>
            </w:pPr>
            <w:r>
              <w:t>NOTE: Port settings should read as follows:  Oracle Database Listener – 1521; Oracle Services for Transaction Server – 2030; Oracle HTTP Listener – 8080.</w:t>
            </w:r>
          </w:p>
          <w:p w:rsidR="00B634E7" w:rsidRDefault="00B634E7" w:rsidP="00B634E7">
            <w:pPr>
              <w:tabs>
                <w:tab w:val="left" w:pos="990"/>
              </w:tabs>
              <w:ind w:right="720"/>
              <w:rPr>
                <w:noProof/>
              </w:rPr>
            </w:pPr>
          </w:p>
        </w:tc>
      </w:tr>
      <w:tr w:rsidR="00076E38" w:rsidTr="008F0499">
        <w:tc>
          <w:tcPr>
            <w:tcW w:w="10170" w:type="dxa"/>
            <w:gridSpan w:val="3"/>
          </w:tcPr>
          <w:p w:rsidR="00076E38" w:rsidRDefault="00076E38" w:rsidP="00076E38">
            <w:pPr>
              <w:ind w:left="66" w:right="720"/>
              <w:jc w:val="center"/>
            </w:pPr>
            <w:r>
              <w:rPr>
                <w:noProof/>
              </w:rPr>
              <mc:AlternateContent>
                <mc:Choice Requires="wps">
                  <w:drawing>
                    <wp:anchor distT="0" distB="0" distL="114300" distR="114300" simplePos="0" relativeHeight="251709440" behindDoc="0" locked="0" layoutInCell="1" allowOverlap="1" wp14:anchorId="17954078" wp14:editId="53D6FD74">
                      <wp:simplePos x="0" y="0"/>
                      <wp:positionH relativeFrom="column">
                        <wp:posOffset>3575685</wp:posOffset>
                      </wp:positionH>
                      <wp:positionV relativeFrom="paragraph">
                        <wp:posOffset>2695575</wp:posOffset>
                      </wp:positionV>
                      <wp:extent cx="847090" cy="343535"/>
                      <wp:effectExtent l="0" t="0" r="10160" b="18415"/>
                      <wp:wrapNone/>
                      <wp:docPr id="4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7EE39E3" id="Oval 86" o:spid="_x0000_s1026" style="position:absolute;margin-left:281.55pt;margin-top:212.25pt;width:66.7pt;height:27.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" strokecolor="red" strokeweight="2pt">
                      <v:fill opacity="0"/>
                    </v:oval>
                  </w:pict>
                </mc:Fallback>
              </mc:AlternateContent>
            </w:r>
            <w:r>
              <w:rPr>
                <w:noProof/>
              </w:rPr>
              <w:drawing>
                <wp:inline distT="0" distB="0" distL="0" distR="0" wp14:anchorId="199AE90A" wp14:editId="66EAD5A2">
                  <wp:extent cx="405765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3095625"/>
                          </a:xfrm>
                          <a:prstGeom prst="rect">
                            <a:avLst/>
                          </a:prstGeom>
                          <a:noFill/>
                          <a:ln>
                            <a:noFill/>
                          </a:ln>
                        </pic:spPr>
                      </pic:pic>
                    </a:graphicData>
                  </a:graphic>
                </wp:inline>
              </w:drawing>
            </w:r>
          </w:p>
        </w:tc>
      </w:tr>
      <w:tr w:rsidR="00654155" w:rsidTr="00991AE4">
        <w:tc>
          <w:tcPr>
            <w:tcW w:w="10170" w:type="dxa"/>
            <w:gridSpan w:val="3"/>
          </w:tcPr>
          <w:p w:rsidR="00654155" w:rsidRDefault="00654155">
            <w:pPr>
              <w:pStyle w:val="ListParagraph"/>
              <w:numPr>
                <w:ilvl w:val="0"/>
                <w:numId w:val="11"/>
              </w:numPr>
              <w:tabs>
                <w:tab w:val="left" w:pos="342"/>
              </w:tabs>
              <w:spacing w:before="240"/>
              <w:ind w:left="696" w:right="720"/>
              <w:pPrChange w:id="147" w:author="Lesley Bross" w:date="2020-10-05T14:54:00Z">
                <w:pPr>
                  <w:numPr>
                    <w:numId w:val="3"/>
                  </w:numPr>
                  <w:tabs>
                    <w:tab w:val="left" w:pos="336"/>
                  </w:tabs>
                  <w:spacing w:before="240"/>
                  <w:ind w:left="72" w:right="720" w:hanging="360"/>
                </w:pPr>
              </w:pPrChange>
            </w:pPr>
            <w:r w:rsidRPr="00654155">
              <w:rPr>
                <w:noProof/>
              </w:rPr>
              <w:t xml:space="preserve">If receiving these messages click &lt;OK&gt; and proceed with installation. </w:t>
            </w:r>
            <w:r w:rsidR="006F27A1">
              <w:rPr>
                <w:noProof/>
              </w:rPr>
              <w:t xml:space="preserve">If one or more </w:t>
            </w:r>
            <w:r w:rsidRPr="00654155">
              <w:rPr>
                <w:noProof/>
              </w:rPr>
              <w:t>error message</w:t>
            </w:r>
            <w:r w:rsidR="006F27A1">
              <w:rPr>
                <w:noProof/>
              </w:rPr>
              <w:t>s such as the one displayed</w:t>
            </w:r>
            <w:r w:rsidRPr="00654155">
              <w:rPr>
                <w:noProof/>
              </w:rPr>
              <w:t xml:space="preserve"> below</w:t>
            </w:r>
            <w:r w:rsidR="006F27A1">
              <w:rPr>
                <w:noProof/>
              </w:rPr>
              <w:t xml:space="preserve"> appear</w:t>
            </w:r>
            <w:r w:rsidRPr="00654155">
              <w:rPr>
                <w:noProof/>
              </w:rPr>
              <w:t>,</w:t>
            </w:r>
            <w:r w:rsidR="006F27A1">
              <w:rPr>
                <w:noProof/>
              </w:rPr>
              <w:t xml:space="preserve"> clear them</w:t>
            </w:r>
            <w:r w:rsidRPr="00654155">
              <w:rPr>
                <w:noProof/>
              </w:rPr>
              <w:t xml:space="preserve"> by clicking OK to ignore </w:t>
            </w:r>
            <w:r w:rsidR="006F27A1">
              <w:rPr>
                <w:noProof/>
              </w:rPr>
              <w:t>them</w:t>
            </w:r>
            <w:r w:rsidRPr="00654155">
              <w:rPr>
                <w:noProof/>
              </w:rPr>
              <w:t>. Then click &lt;Finish&gt; to complete the installation</w:t>
            </w:r>
            <w:r>
              <w:rPr>
                <w:noProof/>
              </w:rPr>
              <w:t>.</w:t>
            </w:r>
            <w:r>
              <w:t xml:space="preserve"> </w:t>
            </w:r>
          </w:p>
        </w:tc>
      </w:tr>
      <w:tr w:rsidR="00654155" w:rsidTr="00DD2294">
        <w:tc>
          <w:tcPr>
            <w:tcW w:w="5085" w:type="dxa"/>
            <w:gridSpan w:val="2"/>
          </w:tcPr>
          <w:p w:rsidR="00654155" w:rsidRDefault="00654155" w:rsidP="00654155">
            <w:pPr>
              <w:ind w:left="66" w:right="720"/>
            </w:pPr>
            <w:r>
              <w:rPr>
                <w:noProof/>
              </w:rPr>
              <mc:AlternateContent>
                <mc:Choice Requires="wps">
                  <w:drawing>
                    <wp:anchor distT="0" distB="0" distL="114300" distR="114300" simplePos="0" relativeHeight="251711488" behindDoc="0" locked="0" layoutInCell="1" allowOverlap="1" wp14:anchorId="2FA9CB97" wp14:editId="1FF43D98">
                      <wp:simplePos x="0" y="0"/>
                      <wp:positionH relativeFrom="column">
                        <wp:posOffset>2027555</wp:posOffset>
                      </wp:positionH>
                      <wp:positionV relativeFrom="paragraph">
                        <wp:posOffset>690245</wp:posOffset>
                      </wp:positionV>
                      <wp:extent cx="971550" cy="343535"/>
                      <wp:effectExtent l="0" t="0" r="19050" b="18415"/>
                      <wp:wrapNone/>
                      <wp:docPr id="46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03380E6" id="Oval 86" o:spid="_x0000_s1026" style="position:absolute;margin-left:159.65pt;margin-top:54.35pt;width:76.5pt;height:27.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2f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" strokecolor="red" strokeweight="2pt">
                      <v:fill opacity="0"/>
                    </v:oval>
                  </w:pict>
                </mc:Fallback>
              </mc:AlternateContent>
            </w:r>
            <w:r>
              <w:rPr>
                <w:noProof/>
              </w:rPr>
              <w:drawing>
                <wp:inline distT="0" distB="0" distL="0" distR="0" wp14:anchorId="5F7C9C70" wp14:editId="4A8A586B">
                  <wp:extent cx="2821781" cy="285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188" cy="2858925"/>
                          </a:xfrm>
                          <a:prstGeom prst="rect">
                            <a:avLst/>
                          </a:prstGeom>
                          <a:noFill/>
                          <a:ln>
                            <a:noFill/>
                          </a:ln>
                        </pic:spPr>
                      </pic:pic>
                    </a:graphicData>
                  </a:graphic>
                </wp:inline>
              </w:drawing>
            </w:r>
          </w:p>
        </w:tc>
        <w:tc>
          <w:tcPr>
            <w:tcW w:w="5085" w:type="dxa"/>
          </w:tcPr>
          <w:p w:rsidR="00654155" w:rsidRDefault="00654155" w:rsidP="00654155">
            <w:pPr>
              <w:ind w:left="66" w:right="720"/>
            </w:pPr>
            <w:r>
              <w:rPr>
                <w:noProof/>
              </w:rPr>
              <mc:AlternateContent>
                <mc:Choice Requires="wps">
                  <w:drawing>
                    <wp:anchor distT="0" distB="0" distL="114300" distR="114300" simplePos="0" relativeHeight="251713536" behindDoc="0" locked="0" layoutInCell="1" allowOverlap="1" wp14:anchorId="2FA9CB97" wp14:editId="1FF43D98">
                      <wp:simplePos x="0" y="0"/>
                      <wp:positionH relativeFrom="column">
                        <wp:posOffset>1979295</wp:posOffset>
                      </wp:positionH>
                      <wp:positionV relativeFrom="paragraph">
                        <wp:posOffset>2160905</wp:posOffset>
                      </wp:positionV>
                      <wp:extent cx="971550" cy="343535"/>
                      <wp:effectExtent l="0" t="0" r="19050" b="18415"/>
                      <wp:wrapNone/>
                      <wp:docPr id="46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FEC5E7D" id="Oval 86" o:spid="_x0000_s1026" style="position:absolute;margin-left:155.85pt;margin-top:170.15pt;width:76.5pt;height:2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" strokecolor="red" strokeweight="2pt">
                      <v:fill opacity="0"/>
                    </v:oval>
                  </w:pict>
                </mc:Fallback>
              </mc:AlternateContent>
            </w:r>
            <w:r>
              <w:rPr>
                <w:noProof/>
              </w:rPr>
              <w:drawing>
                <wp:inline distT="0" distB="0" distL="0" distR="0" wp14:anchorId="6C8E4BA2" wp14:editId="29F877D2">
                  <wp:extent cx="333375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p>
        </w:tc>
      </w:tr>
    </w:tbl>
    <w:p w:rsidR="004D4BD7" w:rsidRDefault="004D4BD7" w:rsidP="004D4BD7">
      <w:pPr>
        <w:tabs>
          <w:tab w:val="left" w:pos="990"/>
        </w:tabs>
        <w:ind w:right="720"/>
      </w:pPr>
    </w:p>
    <w:p w:rsidR="0012193F" w:rsidRDefault="0012193F" w:rsidP="0010778B">
      <w:pPr>
        <w:tabs>
          <w:tab w:val="left" w:pos="990"/>
        </w:tabs>
        <w:ind w:left="990" w:right="720"/>
      </w:pPr>
    </w:p>
    <w:p w:rsidR="00FD37ED" w:rsidRDefault="00FD37ED" w:rsidP="00FD37ED">
      <w:pPr>
        <w:tabs>
          <w:tab w:val="left" w:pos="990"/>
        </w:tabs>
        <w:ind w:left="990" w:right="720"/>
      </w:pPr>
    </w:p>
    <w:p w:rsidR="009D5D66" w:rsidRDefault="009D5D66">
      <w:pPr>
        <w:tabs>
          <w:tab w:val="left" w:pos="990"/>
        </w:tabs>
        <w:ind w:left="990" w:right="720"/>
        <w:jc w:val="center"/>
      </w:pPr>
    </w:p>
    <w:p w:rsidR="0012193F" w:rsidRDefault="009D5D66">
      <w:pPr>
        <w:numPr>
          <w:ilvl w:val="0"/>
          <w:numId w:val="11"/>
        </w:numPr>
        <w:tabs>
          <w:tab w:val="left" w:pos="990"/>
        </w:tabs>
        <w:ind w:right="720"/>
        <w:pPrChange w:id="148" w:author="Lesley Bross" w:date="2020-10-05T14:51:00Z">
          <w:pPr>
            <w:numPr>
              <w:numId w:val="3"/>
            </w:numPr>
            <w:tabs>
              <w:tab w:val="left" w:pos="990"/>
            </w:tabs>
            <w:ind w:left="1080" w:right="720" w:hanging="360"/>
          </w:pPr>
        </w:pPrChange>
      </w:pPr>
      <w:r>
        <w:rPr>
          <w:b/>
        </w:rPr>
        <w:t>Install</w:t>
      </w:r>
      <w:r>
        <w:t xml:space="preserve"> </w:t>
      </w:r>
      <w:r>
        <w:rPr>
          <w:b/>
        </w:rPr>
        <w:t>FIADB Oracle Schema:</w:t>
      </w:r>
      <w:r>
        <w:t xml:space="preserve"> </w:t>
      </w:r>
    </w:p>
    <w:p w:rsidR="0012193F" w:rsidRDefault="00C411BB" w:rsidP="00031E4D">
      <w:pPr>
        <w:numPr>
          <w:ilvl w:val="1"/>
          <w:numId w:val="7"/>
        </w:numPr>
        <w:tabs>
          <w:tab w:val="left" w:pos="990"/>
        </w:tabs>
        <w:ind w:right="720"/>
      </w:pPr>
      <w:r>
        <w:t xml:space="preserve">Start the command prompt </w:t>
      </w:r>
      <w:r w:rsidR="002F6DDC">
        <w:t>with administrative privileges</w:t>
      </w:r>
      <w:del w:id="149" w:author="Lesley Bross" w:date="2020-09-30T12:05:00Z">
        <w:r w:rsidR="002F6DDC" w:rsidDel="00D17DF1">
          <w:delText xml:space="preserve">; on a Forest Service computer, you would </w:delText>
        </w:r>
        <w:r w:rsidR="002F6DDC" w:rsidRPr="002F6DDC" w:rsidDel="00D17DF1">
          <w:delText>right-click on the file C:\Windows\SysWOW64\cmd.exe, then select &lt;Run Elevated&gt;.</w:delText>
        </w:r>
      </w:del>
      <w:r w:rsidR="002F6DDC" w:rsidRPr="002F6DDC">
        <w:t xml:space="preserve"> </w:t>
      </w:r>
    </w:p>
    <w:p w:rsidR="0012193F" w:rsidRDefault="00C411BB" w:rsidP="00031E4D">
      <w:pPr>
        <w:numPr>
          <w:ilvl w:val="1"/>
          <w:numId w:val="7"/>
        </w:numPr>
        <w:tabs>
          <w:tab w:val="left" w:pos="990"/>
        </w:tabs>
        <w:ind w:right="720"/>
      </w:pPr>
      <w:r>
        <w:t xml:space="preserve">At the command prompt type </w:t>
      </w:r>
      <w:r w:rsidRPr="0010778B">
        <w:rPr>
          <w:b/>
        </w:rPr>
        <w:t xml:space="preserve">cd </w:t>
      </w:r>
      <w:r w:rsidR="009D5D66" w:rsidRPr="0010778B">
        <w:rPr>
          <w:b/>
        </w:rPr>
        <w:t xml:space="preserve">c:\ </w:t>
      </w:r>
      <w:proofErr w:type="spellStart"/>
      <w:r w:rsidR="009D5D66" w:rsidRPr="0010778B">
        <w:rPr>
          <w:b/>
        </w:rPr>
        <w:t>fia_biosum</w:t>
      </w:r>
      <w:proofErr w:type="spellEnd"/>
      <w:r w:rsidR="009D5D66" w:rsidRPr="0010778B">
        <w:rPr>
          <w:b/>
        </w:rPr>
        <w:t>\setup</w:t>
      </w:r>
      <w:r w:rsidR="00D73BD3" w:rsidRPr="0010778B">
        <w:rPr>
          <w:b/>
        </w:rPr>
        <w:t>\</w:t>
      </w:r>
      <w:proofErr w:type="spellStart"/>
      <w:r w:rsidR="00D73BD3" w:rsidRPr="0010778B">
        <w:rPr>
          <w:b/>
        </w:rPr>
        <w:t>Import_FCS</w:t>
      </w:r>
      <w:r w:rsidR="00E17DEC">
        <w:rPr>
          <w:b/>
        </w:rPr>
        <w:t>_BioSum</w:t>
      </w:r>
      <w:proofErr w:type="spellEnd"/>
      <w:r>
        <w:t xml:space="preserve"> and </w:t>
      </w:r>
      <w:r w:rsidR="0012193F">
        <w:t xml:space="preserve">the </w:t>
      </w:r>
      <w:r>
        <w:t>&lt;en</w:t>
      </w:r>
      <w:r w:rsidR="00AF47F3">
        <w:t>ter&gt;</w:t>
      </w:r>
      <w:r w:rsidR="0012193F">
        <w:t xml:space="preserve"> key</w:t>
      </w:r>
      <w:r w:rsidR="00E17DEC">
        <w:t xml:space="preserve"> (case does not matter when typing these commands at the command line prompt)</w:t>
      </w:r>
      <w:r w:rsidR="00AF47F3">
        <w:t xml:space="preserve">.  </w:t>
      </w:r>
    </w:p>
    <w:p w:rsidR="009D5D66" w:rsidRDefault="00AF47F3" w:rsidP="00031E4D">
      <w:pPr>
        <w:numPr>
          <w:ilvl w:val="1"/>
          <w:numId w:val="7"/>
        </w:numPr>
        <w:tabs>
          <w:tab w:val="left" w:pos="990"/>
        </w:tabs>
        <w:ind w:right="720"/>
      </w:pPr>
      <w:r>
        <w:t>At the c:\fia_biosum\</w:t>
      </w:r>
      <w:r w:rsidR="00C411BB">
        <w:t>setup</w:t>
      </w:r>
      <w:r w:rsidR="00D73BD3">
        <w:t>\Import_FCS</w:t>
      </w:r>
      <w:r w:rsidR="00C411BB">
        <w:t xml:space="preserve">&gt; command prompt type </w:t>
      </w:r>
      <w:r w:rsidR="00E17DEC" w:rsidRPr="0010778B">
        <w:rPr>
          <w:b/>
        </w:rPr>
        <w:t>.\FCS_BioSum_</w:t>
      </w:r>
      <w:r w:rsidR="009D5D66" w:rsidRPr="0010778B">
        <w:rPr>
          <w:b/>
        </w:rPr>
        <w:t>Import.bat</w:t>
      </w:r>
      <w:r w:rsidR="00C411BB">
        <w:t xml:space="preserve"> and the &lt;enter&gt;.</w:t>
      </w:r>
    </w:p>
    <w:p w:rsidR="00D73BD3" w:rsidRDefault="00D73BD3" w:rsidP="00D73BD3">
      <w:pPr>
        <w:tabs>
          <w:tab w:val="left" w:pos="990"/>
        </w:tabs>
        <w:ind w:left="990" w:right="720"/>
        <w:rPr>
          <w:b/>
        </w:rPr>
      </w:pPr>
    </w:p>
    <w:p w:rsidR="00D73BD3" w:rsidRPr="00D73BD3" w:rsidRDefault="00D73BD3" w:rsidP="00D73BD3">
      <w:pPr>
        <w:pStyle w:val="Default"/>
        <w:ind w:left="630"/>
        <w:rPr>
          <w:rFonts w:ascii="Times New Roman" w:hAnsi="Times New Roman" w:cs="Times New Roman"/>
          <w:color w:val="auto"/>
        </w:rPr>
      </w:pPr>
      <w:r w:rsidRPr="00D73BD3">
        <w:rPr>
          <w:b/>
          <w:u w:val="single"/>
        </w:rPr>
        <w:t>Note</w:t>
      </w:r>
      <w:r w:rsidRPr="00D73BD3">
        <w:rPr>
          <w:rFonts w:ascii="Times New Roman" w:hAnsi="Times New Roman" w:cs="Times New Roman"/>
          <w:color w:val="auto"/>
        </w:rPr>
        <w:t xml:space="preserve"> </w:t>
      </w:r>
    </w:p>
    <w:p w:rsidR="00D73BD3" w:rsidRPr="00D73BD3" w:rsidRDefault="00D73BD3" w:rsidP="00D73BD3">
      <w:pPr>
        <w:autoSpaceDE w:val="0"/>
        <w:autoSpaceDN w:val="0"/>
        <w:adjustRightInd w:val="0"/>
        <w:ind w:left="630"/>
      </w:pPr>
      <w:r w:rsidRPr="00D73BD3">
        <w:t xml:space="preserve">It is ESSENTIAL that all of the following files be in the </w:t>
      </w:r>
      <w:proofErr w:type="spellStart"/>
      <w:r w:rsidRPr="00D73BD3">
        <w:t>Import_FCS</w:t>
      </w:r>
      <w:r w:rsidR="00E17DEC">
        <w:t>_BioSum</w:t>
      </w:r>
      <w:proofErr w:type="spellEnd"/>
      <w:r w:rsidRPr="00D73BD3">
        <w:t xml:space="preserve"> directory BEFORE running the </w:t>
      </w:r>
      <w:r w:rsidR="00E17DEC" w:rsidRPr="0010778B">
        <w:t>FCS_BioSum_Import.bat</w:t>
      </w:r>
      <w:r w:rsidR="00E17DEC">
        <w:t xml:space="preserve"> </w:t>
      </w:r>
      <w:r w:rsidRPr="00D73BD3">
        <w:t>file (as admin):</w:t>
      </w:r>
    </w:p>
    <w:p w:rsidR="00D73BD3" w:rsidRPr="00D73BD3" w:rsidRDefault="00D73BD3" w:rsidP="00D73BD3">
      <w:pPr>
        <w:autoSpaceDE w:val="0"/>
        <w:autoSpaceDN w:val="0"/>
        <w:adjustRightInd w:val="0"/>
        <w:ind w:left="630"/>
      </w:pPr>
      <w:r w:rsidRPr="00D73BD3">
        <w:t>1. FCS_</w:t>
      </w:r>
      <w:r w:rsidR="00E17DEC">
        <w:t>BIOSUM</w:t>
      </w:r>
      <w:r w:rsidRPr="00D73BD3">
        <w:t xml:space="preserve">.DMP (dated </w:t>
      </w:r>
      <w:r w:rsidR="00151F6E">
        <w:t>5/25</w:t>
      </w:r>
      <w:r w:rsidRPr="00D73BD3">
        <w:t>/201</w:t>
      </w:r>
      <w:r w:rsidR="00E17DEC">
        <w:t>8</w:t>
      </w:r>
      <w:r w:rsidRPr="00D73BD3">
        <w:t>)</w:t>
      </w:r>
    </w:p>
    <w:p w:rsidR="00D73BD3" w:rsidRPr="00D73BD3" w:rsidRDefault="00D73BD3" w:rsidP="00D73BD3">
      <w:pPr>
        <w:autoSpaceDE w:val="0"/>
        <w:autoSpaceDN w:val="0"/>
        <w:adjustRightInd w:val="0"/>
        <w:ind w:left="630"/>
      </w:pPr>
      <w:r w:rsidRPr="00D73BD3">
        <w:t>2. FCS_</w:t>
      </w:r>
      <w:r w:rsidR="00E17DEC">
        <w:t>BIOSUM_</w:t>
      </w:r>
      <w:r w:rsidRPr="00D73BD3">
        <w:t>impdp.DAT</w:t>
      </w:r>
    </w:p>
    <w:p w:rsidR="00D73BD3" w:rsidRPr="00D73BD3" w:rsidRDefault="00D73BD3" w:rsidP="00D73BD3">
      <w:pPr>
        <w:autoSpaceDE w:val="0"/>
        <w:autoSpaceDN w:val="0"/>
        <w:adjustRightInd w:val="0"/>
        <w:ind w:left="630"/>
      </w:pPr>
      <w:r w:rsidRPr="00D73BD3">
        <w:t xml:space="preserve">3. </w:t>
      </w:r>
      <w:r w:rsidR="00E17DEC">
        <w:t>FCS_BIOSUM_</w:t>
      </w:r>
      <w:r w:rsidRPr="00D73BD3">
        <w:t>Import.bat</w:t>
      </w:r>
    </w:p>
    <w:p w:rsidR="00D73BD3" w:rsidRPr="00D73BD3" w:rsidRDefault="00D73BD3" w:rsidP="00D73BD3">
      <w:pPr>
        <w:autoSpaceDE w:val="0"/>
        <w:autoSpaceDN w:val="0"/>
        <w:adjustRightInd w:val="0"/>
        <w:ind w:left="630"/>
      </w:pPr>
      <w:r w:rsidRPr="00D73BD3">
        <w:t xml:space="preserve">4. </w:t>
      </w:r>
      <w:proofErr w:type="spellStart"/>
      <w:r w:rsidR="00E17DEC">
        <w:t>FCS_BIOSUM_</w:t>
      </w:r>
      <w:r w:rsidRPr="00D73BD3">
        <w:t>SetNoPasswordExpiration.SQL</w:t>
      </w:r>
      <w:proofErr w:type="spellEnd"/>
    </w:p>
    <w:p w:rsidR="00D73BD3" w:rsidRPr="00D73BD3" w:rsidRDefault="00D73BD3" w:rsidP="00D73BD3">
      <w:pPr>
        <w:autoSpaceDE w:val="0"/>
        <w:autoSpaceDN w:val="0"/>
        <w:adjustRightInd w:val="0"/>
        <w:ind w:left="630"/>
      </w:pPr>
      <w:r w:rsidRPr="00D73BD3">
        <w:t xml:space="preserve">5. </w:t>
      </w:r>
      <w:proofErr w:type="spellStart"/>
      <w:r w:rsidR="00E17DEC">
        <w:t>FCS_BIOSUM_</w:t>
      </w:r>
      <w:r w:rsidRPr="00D73BD3">
        <w:t>TryDropUserCmd.SQL</w:t>
      </w:r>
      <w:proofErr w:type="spellEnd"/>
    </w:p>
    <w:p w:rsidR="00D73BD3" w:rsidRPr="00D73BD3" w:rsidRDefault="00D73BD3" w:rsidP="00D73BD3">
      <w:pPr>
        <w:tabs>
          <w:tab w:val="left" w:pos="990"/>
        </w:tabs>
        <w:ind w:left="630" w:right="720"/>
      </w:pPr>
    </w:p>
    <w:p w:rsidR="00556652" w:rsidRDefault="00556652" w:rsidP="00D73BD3">
      <w:pPr>
        <w:tabs>
          <w:tab w:val="left" w:pos="990"/>
        </w:tabs>
        <w:ind w:left="990" w:right="720"/>
        <w:rPr>
          <w:b/>
        </w:rPr>
      </w:pPr>
    </w:p>
    <w:p w:rsidR="00556652" w:rsidRDefault="009C6305" w:rsidP="0011186F">
      <w:pPr>
        <w:autoSpaceDE w:val="0"/>
        <w:autoSpaceDN w:val="0"/>
        <w:adjustRightInd w:val="0"/>
        <w:ind w:left="990"/>
      </w:pPr>
      <w:r>
        <w:t>If</w:t>
      </w:r>
      <w:r w:rsidR="00556652">
        <w:t xml:space="preserve"> prompte</w:t>
      </w:r>
      <w:r w:rsidR="00C32CDA">
        <w:t xml:space="preserve">d for the </w:t>
      </w:r>
      <w:r w:rsidR="00C411BB">
        <w:t xml:space="preserve">password type in </w:t>
      </w:r>
      <w:proofErr w:type="gramStart"/>
      <w:r w:rsidR="00C411BB" w:rsidRPr="0010778B">
        <w:rPr>
          <w:b/>
        </w:rPr>
        <w:t>fcs</w:t>
      </w:r>
      <w:proofErr w:type="gramEnd"/>
      <w:r w:rsidR="00556652">
        <w:t xml:space="preserve"> </w:t>
      </w:r>
      <w:r w:rsidR="00E17DEC">
        <w:t xml:space="preserve">(for this purpose, </w:t>
      </w:r>
      <w:r w:rsidR="00E17DEC" w:rsidRPr="002F6DDC">
        <w:rPr>
          <w:b/>
          <w:bCs/>
        </w:rPr>
        <w:t>case matters</w:t>
      </w:r>
      <w:r w:rsidR="00E17DEC">
        <w:t xml:space="preserve">—these are lower case letters) </w:t>
      </w:r>
      <w:r w:rsidR="00556652">
        <w:t>and press &lt;enter&gt;.</w:t>
      </w:r>
      <w:r w:rsidR="0011186F">
        <w:t xml:space="preserve"> </w:t>
      </w:r>
      <w:r w:rsidR="0011186F">
        <w:rPr>
          <w:rFonts w:ascii="Tahoma" w:hAnsi="Tahoma" w:cs="Tahoma"/>
          <w:color w:val="000000"/>
          <w:sz w:val="20"/>
          <w:szCs w:val="20"/>
        </w:rPr>
        <w:t xml:space="preserve"> </w:t>
      </w:r>
      <w:r w:rsidR="0011186F" w:rsidRPr="0011186F">
        <w:rPr>
          <w:color w:val="000000"/>
        </w:rPr>
        <w:t>(</w:t>
      </w:r>
      <w:r w:rsidR="0011186F" w:rsidRPr="0011186F">
        <w:rPr>
          <w:b/>
          <w:bCs/>
          <w:color w:val="000000"/>
        </w:rPr>
        <w:t>IMPORTANT</w:t>
      </w:r>
      <w:r w:rsidR="00E17DEC">
        <w:rPr>
          <w:b/>
          <w:bCs/>
          <w:color w:val="000000"/>
        </w:rPr>
        <w:t>!</w:t>
      </w:r>
      <w:r w:rsidR="0011186F" w:rsidRPr="0011186F">
        <w:rPr>
          <w:color w:val="000000"/>
        </w:rPr>
        <w:t xml:space="preserve"> - </w:t>
      </w:r>
      <w:proofErr w:type="gramStart"/>
      <w:r w:rsidR="0011186F" w:rsidRPr="0010778B">
        <w:rPr>
          <w:color w:val="000000"/>
          <w:u w:val="single"/>
        </w:rPr>
        <w:t>the</w:t>
      </w:r>
      <w:proofErr w:type="gramEnd"/>
      <w:r w:rsidR="0011186F" w:rsidRPr="0010778B">
        <w:rPr>
          <w:color w:val="000000"/>
          <w:u w:val="single"/>
        </w:rPr>
        <w:t xml:space="preserve"> text will not appear</w:t>
      </w:r>
      <w:r w:rsidR="002F6DDC">
        <w:rPr>
          <w:color w:val="000000"/>
          <w:u w:val="single"/>
        </w:rPr>
        <w:t xml:space="preserve"> as you type, nor will</w:t>
      </w:r>
      <w:r w:rsidR="0011186F" w:rsidRPr="0010778B">
        <w:rPr>
          <w:color w:val="000000"/>
          <w:u w:val="single"/>
        </w:rPr>
        <w:t xml:space="preserve"> the cursor move. Don't type in any extraneous characters</w:t>
      </w:r>
      <w:r w:rsidR="0011186F" w:rsidRPr="0011186F">
        <w:rPr>
          <w:color w:val="000000"/>
        </w:rPr>
        <w:t>)</w:t>
      </w:r>
      <w:r w:rsidR="0011186F">
        <w:rPr>
          <w:color w:val="000000"/>
        </w:rPr>
        <w:t>.</w:t>
      </w:r>
      <w:r w:rsidR="00556652">
        <w:t xml:space="preserve"> </w:t>
      </w:r>
      <w:r w:rsidR="00E17DEC" w:rsidRPr="0010778B">
        <w:t>See below.</w:t>
      </w:r>
    </w:p>
    <w:p w:rsidR="00556652" w:rsidRDefault="00556652" w:rsidP="00556652">
      <w:pPr>
        <w:tabs>
          <w:tab w:val="left" w:pos="990"/>
        </w:tabs>
        <w:ind w:left="990" w:right="720"/>
      </w:pPr>
    </w:p>
    <w:p w:rsidR="00556652" w:rsidRDefault="00780E05" w:rsidP="00556652">
      <w:pPr>
        <w:tabs>
          <w:tab w:val="left" w:pos="990"/>
        </w:tabs>
        <w:ind w:left="990" w:right="720"/>
        <w:jc w:val="center"/>
      </w:pPr>
      <w:r>
        <w:rPr>
          <w:noProof/>
        </w:rPr>
        <w:drawing>
          <wp:inline distT="0" distB="0" distL="0" distR="0">
            <wp:extent cx="4714875" cy="1790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p>
    <w:p w:rsidR="0066516B" w:rsidRDefault="0066516B" w:rsidP="00556652">
      <w:pPr>
        <w:tabs>
          <w:tab w:val="left" w:pos="990"/>
        </w:tabs>
        <w:ind w:left="990" w:right="720"/>
      </w:pPr>
    </w:p>
    <w:p w:rsidR="0066516B" w:rsidRPr="0066516B" w:rsidRDefault="009C6305" w:rsidP="00556652">
      <w:pPr>
        <w:tabs>
          <w:tab w:val="left" w:pos="990"/>
        </w:tabs>
        <w:ind w:left="990" w:right="720"/>
      </w:pPr>
      <w:r>
        <w:t xml:space="preserve">Many lines of processing will scroll up the screen; when finished, </w:t>
      </w:r>
      <w:r w:rsidR="00AA2088">
        <w:t>you may see a “3”. Press &lt;enter&gt;, then “quit” to exit the ORACLEXE environment.</w:t>
      </w:r>
    </w:p>
    <w:p w:rsidR="00E17DEC" w:rsidRDefault="0066516B" w:rsidP="0066516B">
      <w:pPr>
        <w:tabs>
          <w:tab w:val="left" w:pos="990"/>
        </w:tabs>
        <w:ind w:right="720"/>
      </w:pPr>
      <w:r>
        <w:tab/>
      </w:r>
    </w:p>
    <w:p w:rsidR="00E17DEC" w:rsidRDefault="00E17DEC" w:rsidP="0010778B">
      <w:pPr>
        <w:tabs>
          <w:tab w:val="left" w:pos="990"/>
        </w:tabs>
        <w:ind w:left="990" w:right="720"/>
        <w:rPr>
          <w:b/>
          <w:sz w:val="28"/>
          <w:szCs w:val="28"/>
        </w:rPr>
      </w:pPr>
      <w:r>
        <w:br w:type="page"/>
      </w:r>
      <w:r>
        <w:rPr>
          <w:b/>
          <w:sz w:val="28"/>
          <w:szCs w:val="28"/>
        </w:rPr>
        <w:lastRenderedPageBreak/>
        <w:t>Tips for troubleshooting the O</w:t>
      </w:r>
      <w:r w:rsidR="0066516B">
        <w:rPr>
          <w:b/>
          <w:sz w:val="28"/>
          <w:szCs w:val="28"/>
        </w:rPr>
        <w:t xml:space="preserve">racle FCS Schema </w:t>
      </w:r>
    </w:p>
    <w:p w:rsidR="001C50EB" w:rsidRDefault="001C50EB" w:rsidP="0010778B">
      <w:pPr>
        <w:tabs>
          <w:tab w:val="left" w:pos="990"/>
        </w:tabs>
        <w:ind w:left="990" w:right="720"/>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2"/>
      </w:tblGrid>
      <w:tr w:rsidR="0066516B" w:rsidTr="0010778B">
        <w:trPr>
          <w:trHeight w:val="299"/>
        </w:trPr>
        <w:tc>
          <w:tcPr>
            <w:tcW w:w="9482" w:type="dxa"/>
            <w:shd w:val="clear" w:color="auto" w:fill="auto"/>
          </w:tcPr>
          <w:p w:rsidR="003A6FD1" w:rsidRDefault="003A6FD1" w:rsidP="00950B5D">
            <w:pPr>
              <w:tabs>
                <w:tab w:val="left" w:pos="990"/>
              </w:tabs>
              <w:ind w:right="720"/>
            </w:pPr>
          </w:p>
          <w:p w:rsidR="003A6FD1" w:rsidRDefault="003A6FD1" w:rsidP="00950B5D">
            <w:pPr>
              <w:tabs>
                <w:tab w:val="left" w:pos="990"/>
              </w:tabs>
              <w:ind w:right="720"/>
            </w:pPr>
            <w:r>
              <w:t xml:space="preserve">If a previous FCS schema is already installed </w:t>
            </w:r>
            <w:r w:rsidR="00E17DEC">
              <w:t xml:space="preserve">on your computer </w:t>
            </w:r>
            <w:r>
              <w:t>or if the setup of the schema failed</w:t>
            </w:r>
            <w:r w:rsidR="00E17DEC">
              <w:t>,</w:t>
            </w:r>
            <w:r>
              <w:t xml:space="preserve"> follow these steps: </w:t>
            </w:r>
          </w:p>
          <w:p w:rsidR="0052335D" w:rsidRDefault="0052335D" w:rsidP="00950B5D">
            <w:pPr>
              <w:tabs>
                <w:tab w:val="left" w:pos="990"/>
              </w:tabs>
              <w:ind w:right="720"/>
            </w:pPr>
          </w:p>
          <w:p w:rsidR="003A6FD1" w:rsidRPr="003A6FD1" w:rsidRDefault="003A6FD1" w:rsidP="00031E4D">
            <w:pPr>
              <w:numPr>
                <w:ilvl w:val="0"/>
                <w:numId w:val="4"/>
              </w:numPr>
              <w:tabs>
                <w:tab w:val="left" w:pos="990"/>
              </w:tabs>
              <w:ind w:right="720"/>
            </w:pPr>
            <w:r>
              <w:t xml:space="preserve">Navigate to the </w:t>
            </w:r>
            <w:r w:rsidRPr="00950B5D">
              <w:rPr>
                <w:sz w:val="23"/>
                <w:szCs w:val="23"/>
              </w:rPr>
              <w:t>C:\oraclexe\app\oracle\admin\XE\dpdump folder</w:t>
            </w:r>
          </w:p>
          <w:p w:rsidR="003A6FD1" w:rsidRPr="003A6FD1" w:rsidRDefault="003A6FD1" w:rsidP="00031E4D">
            <w:pPr>
              <w:numPr>
                <w:ilvl w:val="0"/>
                <w:numId w:val="4"/>
              </w:numPr>
              <w:tabs>
                <w:tab w:val="left" w:pos="990"/>
              </w:tabs>
              <w:ind w:right="720"/>
            </w:pPr>
            <w:r w:rsidRPr="00950B5D">
              <w:rPr>
                <w:sz w:val="23"/>
                <w:szCs w:val="23"/>
              </w:rPr>
              <w:t>Delete all files</w:t>
            </w:r>
          </w:p>
          <w:p w:rsidR="003A6FD1" w:rsidRPr="0052335D" w:rsidRDefault="009F2B5D" w:rsidP="00031E4D">
            <w:pPr>
              <w:numPr>
                <w:ilvl w:val="0"/>
                <w:numId w:val="4"/>
              </w:numPr>
              <w:tabs>
                <w:tab w:val="left" w:pos="990"/>
              </w:tabs>
              <w:ind w:right="720"/>
            </w:pPr>
            <w:r>
              <w:rPr>
                <w:sz w:val="23"/>
                <w:szCs w:val="23"/>
              </w:rPr>
              <w:t>Repeat</w:t>
            </w:r>
            <w:r w:rsidRPr="00950B5D">
              <w:rPr>
                <w:sz w:val="23"/>
                <w:szCs w:val="23"/>
              </w:rPr>
              <w:t xml:space="preserve"> </w:t>
            </w:r>
            <w:r w:rsidR="003A6FD1" w:rsidRPr="00950B5D">
              <w:rPr>
                <w:sz w:val="23"/>
                <w:szCs w:val="23"/>
              </w:rPr>
              <w:t xml:space="preserve">step </w:t>
            </w:r>
            <w:r>
              <w:rPr>
                <w:sz w:val="23"/>
                <w:szCs w:val="23"/>
              </w:rPr>
              <w:t>9</w:t>
            </w:r>
          </w:p>
          <w:p w:rsidR="0052335D" w:rsidRPr="00950B5D" w:rsidRDefault="0052335D" w:rsidP="00950B5D">
            <w:pPr>
              <w:tabs>
                <w:tab w:val="left" w:pos="990"/>
              </w:tabs>
              <w:ind w:right="720"/>
              <w:rPr>
                <w:sz w:val="23"/>
                <w:szCs w:val="23"/>
              </w:rPr>
            </w:pPr>
          </w:p>
          <w:p w:rsidR="0052335D" w:rsidRPr="00950B5D" w:rsidRDefault="0052335D" w:rsidP="00950B5D">
            <w:pPr>
              <w:tabs>
                <w:tab w:val="left" w:pos="990"/>
              </w:tabs>
              <w:ind w:right="720"/>
              <w:rPr>
                <w:sz w:val="23"/>
                <w:szCs w:val="23"/>
              </w:rPr>
            </w:pPr>
            <w:r w:rsidRPr="00950B5D">
              <w:rPr>
                <w:sz w:val="23"/>
                <w:szCs w:val="23"/>
              </w:rPr>
              <w:t>If the FIA BIOSUM MANAGER application fail</w:t>
            </w:r>
            <w:r w:rsidR="009F2B5D">
              <w:rPr>
                <w:sz w:val="23"/>
                <w:szCs w:val="23"/>
              </w:rPr>
              <w:t>s</w:t>
            </w:r>
            <w:r w:rsidRPr="00950B5D">
              <w:rPr>
                <w:sz w:val="23"/>
                <w:szCs w:val="23"/>
              </w:rPr>
              <w:t xml:space="preserve"> to connect to the Oracle FCS services</w:t>
            </w:r>
            <w:r w:rsidR="009F2B5D">
              <w:rPr>
                <w:sz w:val="23"/>
                <w:szCs w:val="23"/>
              </w:rPr>
              <w:t>,</w:t>
            </w:r>
            <w:r w:rsidRPr="00950B5D">
              <w:rPr>
                <w:sz w:val="23"/>
                <w:szCs w:val="23"/>
              </w:rPr>
              <w:t xml:space="preserve"> follow these steps:</w:t>
            </w:r>
          </w:p>
          <w:p w:rsidR="0052335D" w:rsidRPr="0052335D" w:rsidRDefault="0052335D" w:rsidP="00950B5D">
            <w:pPr>
              <w:autoSpaceDE w:val="0"/>
              <w:autoSpaceDN w:val="0"/>
              <w:adjustRightInd w:val="0"/>
              <w:rPr>
                <w:color w:val="000000"/>
              </w:rPr>
            </w:pPr>
          </w:p>
          <w:p w:rsidR="0052335D" w:rsidRDefault="0052335D" w:rsidP="00031E4D">
            <w:pPr>
              <w:numPr>
                <w:ilvl w:val="0"/>
                <w:numId w:val="5"/>
              </w:numPr>
            </w:pPr>
            <w:r w:rsidRPr="0052335D">
              <w:t xml:space="preserve">Start a command prompt with &lt;Run </w:t>
            </w:r>
            <w:r w:rsidR="002F6DDC">
              <w:t>Elevated</w:t>
            </w:r>
            <w:r w:rsidRPr="0052335D">
              <w:t xml:space="preserve">&gt;. </w:t>
            </w:r>
          </w:p>
          <w:p w:rsidR="009F2B5D" w:rsidRPr="0052335D" w:rsidRDefault="009F2B5D" w:rsidP="00031E4D">
            <w:pPr>
              <w:numPr>
                <w:ilvl w:val="0"/>
                <w:numId w:val="5"/>
              </w:numPr>
            </w:pPr>
            <w:r w:rsidRPr="009F2B5D">
              <w:t xml:space="preserve">Open the </w:t>
            </w:r>
            <w:proofErr w:type="spellStart"/>
            <w:r w:rsidRPr="0010778B">
              <w:rPr>
                <w:b/>
              </w:rPr>
              <w:t>sqlnet.ora</w:t>
            </w:r>
            <w:proofErr w:type="spellEnd"/>
            <w:r w:rsidRPr="009F2B5D">
              <w:t xml:space="preserve"> file in a text editor (</w:t>
            </w:r>
            <w:r>
              <w:t xml:space="preserve">such as </w:t>
            </w:r>
            <w:r w:rsidRPr="009F2B5D">
              <w:t>notepad). It is located in the folder: C:\oraclexe\app\oracle\product\11.2.0\server\network\ADMIN</w:t>
            </w:r>
          </w:p>
          <w:p w:rsidR="0052335D" w:rsidRPr="0052335D" w:rsidRDefault="009F2B5D" w:rsidP="00031E4D">
            <w:pPr>
              <w:numPr>
                <w:ilvl w:val="0"/>
                <w:numId w:val="5"/>
              </w:numPr>
            </w:pPr>
            <w:r>
              <w:t>E</w:t>
            </w:r>
            <w:r w:rsidR="0052335D" w:rsidRPr="0052335D">
              <w:t>dit</w:t>
            </w:r>
            <w:r>
              <w:t xml:space="preserve"> this file so that it reads as</w:t>
            </w:r>
            <w:r w:rsidR="0052335D" w:rsidRPr="0052335D">
              <w:t xml:space="preserve"> below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FROM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(NTS)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TO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(NONE) </w:t>
            </w:r>
          </w:p>
          <w:p w:rsidR="0052335D" w:rsidRPr="0052335D" w:rsidRDefault="0052335D" w:rsidP="00031E4D">
            <w:pPr>
              <w:numPr>
                <w:ilvl w:val="0"/>
                <w:numId w:val="5"/>
              </w:numPr>
            </w:pPr>
            <w:r w:rsidRPr="0052335D">
              <w:t xml:space="preserve">Save the file. </w:t>
            </w:r>
          </w:p>
          <w:p w:rsidR="0052335D" w:rsidRPr="0052335D" w:rsidRDefault="0052335D" w:rsidP="00031E4D">
            <w:pPr>
              <w:numPr>
                <w:ilvl w:val="0"/>
                <w:numId w:val="5"/>
              </w:numPr>
            </w:pPr>
            <w:r w:rsidRPr="0052335D">
              <w:t xml:space="preserve">Logout </w:t>
            </w:r>
            <w:r w:rsidR="009F2B5D">
              <w:t xml:space="preserve">of the admin account on your computer, </w:t>
            </w:r>
            <w:r w:rsidRPr="0052335D">
              <w:t xml:space="preserve">login with your </w:t>
            </w:r>
            <w:r w:rsidR="009F2B5D">
              <w:t xml:space="preserve">regular </w:t>
            </w:r>
            <w:proofErr w:type="spellStart"/>
            <w:r w:rsidRPr="0052335D">
              <w:t>userid</w:t>
            </w:r>
            <w:proofErr w:type="spellEnd"/>
            <w:r w:rsidRPr="0052335D">
              <w:t xml:space="preserve"> and test</w:t>
            </w:r>
          </w:p>
          <w:p w:rsidR="0052335D" w:rsidRDefault="0052335D" w:rsidP="00950B5D">
            <w:pPr>
              <w:tabs>
                <w:tab w:val="left" w:pos="990"/>
              </w:tabs>
              <w:ind w:right="720"/>
            </w:pPr>
          </w:p>
        </w:tc>
      </w:tr>
    </w:tbl>
    <w:p w:rsidR="0066516B" w:rsidRDefault="0066516B" w:rsidP="00556652">
      <w:pPr>
        <w:tabs>
          <w:tab w:val="left" w:pos="990"/>
        </w:tabs>
        <w:ind w:left="990" w:right="720"/>
      </w:pPr>
    </w:p>
    <w:p w:rsidR="0066516B" w:rsidRPr="0066516B" w:rsidRDefault="0066516B" w:rsidP="00556652">
      <w:pPr>
        <w:tabs>
          <w:tab w:val="left" w:pos="990"/>
        </w:tabs>
        <w:ind w:left="990" w:right="720"/>
      </w:pPr>
    </w:p>
    <w:p w:rsidR="00BE6032" w:rsidRDefault="00BE6032">
      <w:pPr>
        <w:rPr>
          <w:b/>
        </w:rPr>
      </w:pPr>
      <w:r>
        <w:rPr>
          <w:b/>
        </w:rPr>
        <w:br w:type="page"/>
      </w:r>
    </w:p>
    <w:p w:rsidR="00D17695" w:rsidRPr="008060E4" w:rsidRDefault="00D17695" w:rsidP="00890CF4">
      <w:pPr>
        <w:tabs>
          <w:tab w:val="left" w:pos="990"/>
        </w:tabs>
        <w:ind w:left="720" w:right="720"/>
      </w:pPr>
      <w:r>
        <w:rPr>
          <w:b/>
        </w:rPr>
        <w:lastRenderedPageBreak/>
        <w:t>Install R:</w:t>
      </w:r>
      <w:r>
        <w:t xml:space="preserve"> </w:t>
      </w:r>
      <w:r w:rsidR="00BE6032">
        <w:t>If R is already installed then skip to step #19; otherwise, n</w:t>
      </w:r>
      <w:r>
        <w:t xml:space="preserve">avigate to the c:\fia_biosum\setup\R folder and </w:t>
      </w:r>
      <w:r w:rsidR="00BE6032">
        <w:t>run</w:t>
      </w:r>
      <w:r>
        <w:t xml:space="preserve"> the file </w:t>
      </w:r>
      <w:r w:rsidRPr="008236B9">
        <w:t>R-3.</w:t>
      </w:r>
      <w:r w:rsidR="003839C7">
        <w:t>4</w:t>
      </w:r>
      <w:r w:rsidRPr="008236B9">
        <w:t>.</w:t>
      </w:r>
      <w:r w:rsidR="003839C7">
        <w:t>0</w:t>
      </w:r>
      <w:r w:rsidRPr="008236B9">
        <w:t>-win</w:t>
      </w:r>
      <w:r>
        <w:t>.exe</w:t>
      </w:r>
      <w:r w:rsidR="00BE6032">
        <w:t xml:space="preserve">, with admin privileges. </w:t>
      </w:r>
      <w:r>
        <w:t xml:space="preserve"> </w:t>
      </w:r>
    </w:p>
    <w:p w:rsidR="00556652" w:rsidRDefault="00556652" w:rsidP="00D17695">
      <w:pPr>
        <w:tabs>
          <w:tab w:val="left" w:pos="990"/>
        </w:tabs>
        <w:ind w:left="990" w:right="720"/>
      </w:pPr>
    </w:p>
    <w:tbl>
      <w:tblPr>
        <w:tblStyle w:val="TableGrid"/>
        <w:tblW w:w="0" w:type="auto"/>
        <w:tblInd w:w="990" w:type="dxa"/>
        <w:tblLook w:val="04A0" w:firstRow="1" w:lastRow="0" w:firstColumn="1" w:lastColumn="0" w:noHBand="0" w:noVBand="1"/>
      </w:tblPr>
      <w:tblGrid>
        <w:gridCol w:w="4937"/>
        <w:gridCol w:w="5209"/>
      </w:tblGrid>
      <w:tr w:rsidR="004B7388" w:rsidTr="004B7388">
        <w:tc>
          <w:tcPr>
            <w:tcW w:w="4883" w:type="dxa"/>
          </w:tcPr>
          <w:p w:rsidR="00BE6032" w:rsidRPr="008060E4" w:rsidRDefault="00890CF4">
            <w:pPr>
              <w:pStyle w:val="ListParagraph"/>
              <w:numPr>
                <w:ilvl w:val="0"/>
                <w:numId w:val="11"/>
              </w:numPr>
              <w:tabs>
                <w:tab w:val="left" w:pos="342"/>
              </w:tabs>
              <w:ind w:left="691" w:right="720"/>
              <w:rPr>
                <w:noProof/>
              </w:rPr>
              <w:pPrChange w:id="150" w:author="Lesley Bross" w:date="2020-10-05T14:58:00Z">
                <w:pPr>
                  <w:numPr>
                    <w:numId w:val="3"/>
                  </w:numPr>
                  <w:tabs>
                    <w:tab w:val="left" w:pos="516"/>
                  </w:tabs>
                  <w:ind w:left="66" w:right="720" w:hanging="360"/>
                </w:pPr>
              </w:pPrChange>
            </w:pPr>
            <w:r>
              <w:rPr>
                <w:noProof/>
              </w:rPr>
              <w:t>C</w:t>
            </w:r>
            <w:r w:rsidR="00BE6032">
              <w:rPr>
                <w:noProof/>
              </w:rPr>
              <w:t xml:space="preserve">lick &lt;OK&gt;.  </w:t>
            </w:r>
          </w:p>
          <w:p w:rsidR="00BE6032" w:rsidRDefault="00BE6032" w:rsidP="008060E4">
            <w:pPr>
              <w:tabs>
                <w:tab w:val="left" w:pos="990"/>
              </w:tabs>
              <w:ind w:right="720"/>
            </w:pPr>
          </w:p>
        </w:tc>
        <w:tc>
          <w:tcPr>
            <w:tcW w:w="5263" w:type="dxa"/>
          </w:tcPr>
          <w:p w:rsidR="00890CF4" w:rsidRPr="008060E4" w:rsidRDefault="00890CF4">
            <w:pPr>
              <w:pStyle w:val="ListParagraph"/>
              <w:numPr>
                <w:ilvl w:val="0"/>
                <w:numId w:val="11"/>
              </w:numPr>
              <w:tabs>
                <w:tab w:val="left" w:pos="342"/>
              </w:tabs>
              <w:ind w:left="691" w:right="720"/>
              <w:rPr>
                <w:noProof/>
              </w:rPr>
              <w:pPrChange w:id="151" w:author="Lesley Bross" w:date="2020-10-05T14:58:00Z">
                <w:pPr>
                  <w:numPr>
                    <w:numId w:val="3"/>
                  </w:numPr>
                  <w:tabs>
                    <w:tab w:val="left" w:pos="312"/>
                  </w:tabs>
                  <w:ind w:left="402" w:right="720" w:hanging="360"/>
                </w:pPr>
              </w:pPrChange>
            </w:pPr>
            <w:r>
              <w:rPr>
                <w:noProof/>
              </w:rPr>
              <w:t xml:space="preserve">Click &lt;Next&gt;.  </w:t>
            </w:r>
          </w:p>
          <w:p w:rsidR="00BE6032" w:rsidRDefault="00BE6032" w:rsidP="00890CF4">
            <w:pPr>
              <w:tabs>
                <w:tab w:val="left" w:pos="312"/>
              </w:tabs>
              <w:ind w:right="720"/>
            </w:pPr>
          </w:p>
        </w:tc>
      </w:tr>
      <w:tr w:rsidR="004B7388" w:rsidTr="004B7388">
        <w:tc>
          <w:tcPr>
            <w:tcW w:w="4883" w:type="dxa"/>
          </w:tcPr>
          <w:p w:rsidR="00BE6032" w:rsidRDefault="00890CF4" w:rsidP="00890CF4">
            <w:pPr>
              <w:tabs>
                <w:tab w:val="left" w:pos="516"/>
              </w:tabs>
              <w:ind w:left="720" w:right="720"/>
            </w:pPr>
            <w:r>
              <w:rPr>
                <w:noProof/>
              </w:rPr>
              <mc:AlternateContent>
                <mc:Choice Requires="wps">
                  <w:drawing>
                    <wp:anchor distT="0" distB="0" distL="114300" distR="114300" simplePos="0" relativeHeight="251665408" behindDoc="0" locked="0" layoutInCell="1" allowOverlap="1">
                      <wp:simplePos x="0" y="0"/>
                      <wp:positionH relativeFrom="column">
                        <wp:posOffset>1390650</wp:posOffset>
                      </wp:positionH>
                      <wp:positionV relativeFrom="paragraph">
                        <wp:posOffset>779780</wp:posOffset>
                      </wp:positionV>
                      <wp:extent cx="560070" cy="252095"/>
                      <wp:effectExtent l="0" t="0" r="11430" b="14605"/>
                      <wp:wrapNone/>
                      <wp:docPr id="4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FCAB5B7" id="Oval 86" o:spid="_x0000_s1026" style="position:absolute;margin-left:109.5pt;margin-top:61.4pt;width:44.1pt;height:1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XL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LpYX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" strokecolor="red" strokeweight="2pt">
                      <v:fill opacity="0"/>
                    </v:oval>
                  </w:pict>
                </mc:Fallback>
              </mc:AlternateContent>
            </w:r>
            <w:r w:rsidRPr="00AE54B3">
              <w:rPr>
                <w:noProof/>
              </w:rPr>
              <w:drawing>
                <wp:inline distT="0" distB="0" distL="0" distR="0" wp14:anchorId="31AB812B" wp14:editId="1B870E03">
                  <wp:extent cx="2118360" cy="1103172"/>
                  <wp:effectExtent l="0" t="0" r="0" b="1905"/>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2632" cy="1115812"/>
                          </a:xfrm>
                          <a:prstGeom prst="rect">
                            <a:avLst/>
                          </a:prstGeom>
                          <a:noFill/>
                          <a:ln>
                            <a:noFill/>
                          </a:ln>
                        </pic:spPr>
                      </pic:pic>
                    </a:graphicData>
                  </a:graphic>
                </wp:inline>
              </w:drawing>
            </w:r>
          </w:p>
        </w:tc>
        <w:tc>
          <w:tcPr>
            <w:tcW w:w="5263" w:type="dxa"/>
          </w:tcPr>
          <w:p w:rsidR="00BE6032" w:rsidRDefault="00890CF4" w:rsidP="00890CF4">
            <w:pPr>
              <w:tabs>
                <w:tab w:val="left" w:pos="516"/>
              </w:tabs>
              <w:ind w:left="48" w:right="720"/>
            </w:pPr>
            <w:r>
              <w:rPr>
                <w:noProof/>
              </w:rPr>
              <mc:AlternateContent>
                <mc:Choice Requires="wps">
                  <w:drawing>
                    <wp:anchor distT="0" distB="0" distL="114300" distR="114300" simplePos="0" relativeHeight="251738112" behindDoc="0" locked="0" layoutInCell="1" allowOverlap="1" wp14:anchorId="25D5F045" wp14:editId="1B6F43C3">
                      <wp:simplePos x="0" y="0"/>
                      <wp:positionH relativeFrom="column">
                        <wp:posOffset>1448435</wp:posOffset>
                      </wp:positionH>
                      <wp:positionV relativeFrom="paragraph">
                        <wp:posOffset>1574800</wp:posOffset>
                      </wp:positionV>
                      <wp:extent cx="560070" cy="252095"/>
                      <wp:effectExtent l="0" t="0" r="11430" b="14605"/>
                      <wp:wrapNone/>
                      <wp:docPr id="26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BE32222" id="Oval 86" o:spid="_x0000_s1026" style="position:absolute;margin-left:114.05pt;margin-top:124pt;width:44.1pt;height:19.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ng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" strokecolor="red" strokeweight="2pt">
                      <v:fill opacity="0"/>
                    </v:oval>
                  </w:pict>
                </mc:Fallback>
              </mc:AlternateContent>
            </w:r>
            <w:r w:rsidRPr="00AE54B3">
              <w:rPr>
                <w:noProof/>
              </w:rPr>
              <w:drawing>
                <wp:inline distT="0" distB="0" distL="0" distR="0" wp14:anchorId="272FB710" wp14:editId="6C8EB854">
                  <wp:extent cx="2339340" cy="1813525"/>
                  <wp:effectExtent l="0" t="0" r="381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9272" cy="1828977"/>
                          </a:xfrm>
                          <a:prstGeom prst="rect">
                            <a:avLst/>
                          </a:prstGeom>
                          <a:noFill/>
                          <a:ln>
                            <a:noFill/>
                          </a:ln>
                        </pic:spPr>
                      </pic:pic>
                    </a:graphicData>
                  </a:graphic>
                </wp:inline>
              </w:drawing>
            </w:r>
          </w:p>
        </w:tc>
      </w:tr>
      <w:tr w:rsidR="004B7388" w:rsidTr="004B7388">
        <w:tc>
          <w:tcPr>
            <w:tcW w:w="4883" w:type="dxa"/>
          </w:tcPr>
          <w:p w:rsidR="00BE6032" w:rsidRDefault="00890CF4">
            <w:pPr>
              <w:pStyle w:val="ListParagraph"/>
              <w:numPr>
                <w:ilvl w:val="0"/>
                <w:numId w:val="11"/>
              </w:numPr>
              <w:tabs>
                <w:tab w:val="left" w:pos="342"/>
              </w:tabs>
              <w:ind w:left="691" w:right="720"/>
              <w:pPrChange w:id="152" w:author="Lesley Bross" w:date="2020-10-05T14:58:00Z">
                <w:pPr>
                  <w:numPr>
                    <w:numId w:val="3"/>
                  </w:numPr>
                  <w:tabs>
                    <w:tab w:val="left" w:pos="336"/>
                  </w:tabs>
                  <w:spacing w:before="120"/>
                  <w:ind w:left="426" w:right="720" w:hanging="360"/>
                </w:pPr>
              </w:pPrChange>
            </w:pPr>
            <w:r>
              <w:rPr>
                <w:noProof/>
              </w:rPr>
              <w:t>Click &lt;Next&gt;.</w:t>
            </w:r>
          </w:p>
        </w:tc>
        <w:tc>
          <w:tcPr>
            <w:tcW w:w="5263" w:type="dxa"/>
          </w:tcPr>
          <w:p w:rsidR="00BE6032" w:rsidRDefault="00890CF4">
            <w:pPr>
              <w:pStyle w:val="ListParagraph"/>
              <w:numPr>
                <w:ilvl w:val="0"/>
                <w:numId w:val="11"/>
              </w:numPr>
              <w:tabs>
                <w:tab w:val="left" w:pos="342"/>
              </w:tabs>
              <w:ind w:left="691" w:right="720"/>
              <w:pPrChange w:id="153" w:author="Lesley Bross" w:date="2020-10-05T14:58:00Z">
                <w:pPr>
                  <w:numPr>
                    <w:numId w:val="3"/>
                  </w:numPr>
                  <w:tabs>
                    <w:tab w:val="left" w:pos="312"/>
                  </w:tabs>
                  <w:spacing w:before="120"/>
                  <w:ind w:left="402" w:right="228" w:hanging="360"/>
                </w:pPr>
              </w:pPrChange>
            </w:pPr>
            <w:r w:rsidRPr="00890CF4">
              <w:rPr>
                <w:noProof/>
              </w:rPr>
              <w:t>By default, R will install in the &lt;Program Files&gt; folder</w:t>
            </w:r>
            <w:r>
              <w:rPr>
                <w:noProof/>
              </w:rPr>
              <w:t>.</w:t>
            </w:r>
            <w:r w:rsidRPr="00890CF4">
              <w:rPr>
                <w:noProof/>
              </w:rPr>
              <w:t xml:space="preserve"> </w:t>
            </w:r>
            <w:r>
              <w:rPr>
                <w:noProof/>
              </w:rPr>
              <w:t>C</w:t>
            </w:r>
            <w:r w:rsidRPr="00890CF4">
              <w:rPr>
                <w:noProof/>
              </w:rPr>
              <w:t xml:space="preserve">lick &lt;Browse&gt; to </w:t>
            </w:r>
            <w:r>
              <w:rPr>
                <w:noProof/>
              </w:rPr>
              <w:t>navigate elsewhere, if desired (e.g., C:\R, as shown).</w:t>
            </w:r>
          </w:p>
        </w:tc>
      </w:tr>
      <w:tr w:rsidR="004B7388" w:rsidTr="004B7388">
        <w:tc>
          <w:tcPr>
            <w:tcW w:w="4883" w:type="dxa"/>
          </w:tcPr>
          <w:p w:rsidR="00BE6032" w:rsidRDefault="00890CF4" w:rsidP="008060E4">
            <w:pPr>
              <w:tabs>
                <w:tab w:val="left" w:pos="990"/>
              </w:tabs>
              <w:ind w:right="720"/>
            </w:pPr>
            <w:r>
              <w:rPr>
                <w:noProof/>
              </w:rPr>
              <mc:AlternateContent>
                <mc:Choice Requires="wps">
                  <w:drawing>
                    <wp:anchor distT="0" distB="0" distL="114300" distR="114300" simplePos="0" relativeHeight="251740160" behindDoc="0" locked="0" layoutInCell="1" allowOverlap="1" wp14:anchorId="6123E8D0" wp14:editId="39A766E1">
                      <wp:simplePos x="0" y="0"/>
                      <wp:positionH relativeFrom="column">
                        <wp:posOffset>1673860</wp:posOffset>
                      </wp:positionH>
                      <wp:positionV relativeFrom="paragraph">
                        <wp:posOffset>1784350</wp:posOffset>
                      </wp:positionV>
                      <wp:extent cx="560070" cy="252095"/>
                      <wp:effectExtent l="0" t="0" r="11430" b="14605"/>
                      <wp:wrapNone/>
                      <wp:docPr id="26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F77E0E2" id="Oval 86" o:spid="_x0000_s1026" style="position:absolute;margin-left:131.8pt;margin-top:140.5pt;width:44.1pt;height:19.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vd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" strokecolor="red" strokeweight="2pt">
                      <v:fill opacity="0"/>
                    </v:oval>
                  </w:pict>
                </mc:Fallback>
              </mc:AlternateContent>
            </w:r>
            <w:r w:rsidRPr="00AE54B3">
              <w:rPr>
                <w:noProof/>
              </w:rPr>
              <w:drawing>
                <wp:inline distT="0" distB="0" distL="0" distR="0" wp14:anchorId="68EC7CDA" wp14:editId="537EA44A">
                  <wp:extent cx="2695575" cy="2091506"/>
                  <wp:effectExtent l="0" t="0" r="0" b="4445"/>
                  <wp:docPr id="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3458" cy="2097622"/>
                          </a:xfrm>
                          <a:prstGeom prst="rect">
                            <a:avLst/>
                          </a:prstGeom>
                          <a:noFill/>
                          <a:ln>
                            <a:noFill/>
                          </a:ln>
                        </pic:spPr>
                      </pic:pic>
                    </a:graphicData>
                  </a:graphic>
                </wp:inline>
              </w:drawing>
            </w:r>
          </w:p>
        </w:tc>
        <w:tc>
          <w:tcPr>
            <w:tcW w:w="5263" w:type="dxa"/>
          </w:tcPr>
          <w:p w:rsidR="00BE6032" w:rsidRDefault="00890CF4" w:rsidP="008060E4">
            <w:pPr>
              <w:tabs>
                <w:tab w:val="left" w:pos="990"/>
              </w:tabs>
              <w:ind w:right="720"/>
            </w:pPr>
            <w:r>
              <w:rPr>
                <w:noProof/>
              </w:rPr>
              <mc:AlternateContent>
                <mc:Choice Requires="wps">
                  <w:drawing>
                    <wp:anchor distT="0" distB="0" distL="114300" distR="114300" simplePos="0" relativeHeight="251744256" behindDoc="0" locked="0" layoutInCell="1" allowOverlap="1" wp14:anchorId="6123E8D0" wp14:editId="39A766E1">
                      <wp:simplePos x="0" y="0"/>
                      <wp:positionH relativeFrom="column">
                        <wp:posOffset>1864995</wp:posOffset>
                      </wp:positionH>
                      <wp:positionV relativeFrom="paragraph">
                        <wp:posOffset>1982470</wp:posOffset>
                      </wp:positionV>
                      <wp:extent cx="560070" cy="252095"/>
                      <wp:effectExtent l="0" t="0" r="11430" b="14605"/>
                      <wp:wrapNone/>
                      <wp:docPr id="27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4DA1C3E" id="Oval 86" o:spid="_x0000_s1026" style="position:absolute;margin-left:146.85pt;margin-top:156.1pt;width:44.1pt;height:19.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BT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9m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" strokecolor="red" strokeweight="2pt">
                      <v:fill opacity="0"/>
                    </v:oval>
                  </w:pict>
                </mc:Fallback>
              </mc:AlternateContent>
            </w:r>
            <w:r>
              <w:rPr>
                <w:noProof/>
              </w:rPr>
              <mc:AlternateContent>
                <mc:Choice Requires="wps">
                  <w:drawing>
                    <wp:anchor distT="0" distB="0" distL="114300" distR="114300" simplePos="0" relativeHeight="251742208" behindDoc="0" locked="0" layoutInCell="1" allowOverlap="1" wp14:anchorId="6123E8D0" wp14:editId="39A766E1">
                      <wp:simplePos x="0" y="0"/>
                      <wp:positionH relativeFrom="column">
                        <wp:posOffset>135255</wp:posOffset>
                      </wp:positionH>
                      <wp:positionV relativeFrom="paragraph">
                        <wp:posOffset>908050</wp:posOffset>
                      </wp:positionV>
                      <wp:extent cx="560070" cy="252095"/>
                      <wp:effectExtent l="0" t="0" r="11430" b="14605"/>
                      <wp:wrapNone/>
                      <wp:docPr id="27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B5506C1" id="Oval 86" o:spid="_x0000_s1026" style="position:absolute;margin-left:10.65pt;margin-top:71.5pt;width:44.1pt;height:19.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qoKA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" strokecolor="red" strokeweight="2pt">
                      <v:fill opacity="0"/>
                    </v:oval>
                  </w:pict>
                </mc:Fallback>
              </mc:AlternateContent>
            </w:r>
            <w:r w:rsidRPr="00AE54B3">
              <w:rPr>
                <w:noProof/>
              </w:rPr>
              <w:drawing>
                <wp:inline distT="0" distB="0" distL="0" distR="0" wp14:anchorId="0039741E" wp14:editId="37284F08">
                  <wp:extent cx="2950845" cy="2289099"/>
                  <wp:effectExtent l="0" t="0" r="1905" b="0"/>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8510" cy="2310560"/>
                          </a:xfrm>
                          <a:prstGeom prst="rect">
                            <a:avLst/>
                          </a:prstGeom>
                          <a:noFill/>
                          <a:ln>
                            <a:noFill/>
                          </a:ln>
                        </pic:spPr>
                      </pic:pic>
                    </a:graphicData>
                  </a:graphic>
                </wp:inline>
              </w:drawing>
            </w:r>
          </w:p>
        </w:tc>
      </w:tr>
      <w:tr w:rsidR="004B7388" w:rsidTr="004B7388">
        <w:tc>
          <w:tcPr>
            <w:tcW w:w="4883" w:type="dxa"/>
          </w:tcPr>
          <w:p w:rsidR="00890CF4" w:rsidRDefault="00890CF4">
            <w:pPr>
              <w:pStyle w:val="ListParagraph"/>
              <w:numPr>
                <w:ilvl w:val="0"/>
                <w:numId w:val="11"/>
              </w:numPr>
              <w:tabs>
                <w:tab w:val="left" w:pos="342"/>
              </w:tabs>
              <w:ind w:left="691" w:right="720"/>
              <w:rPr>
                <w:noProof/>
              </w:rPr>
              <w:pPrChange w:id="154" w:author="Lesley Bross" w:date="2020-10-05T14:59:00Z">
                <w:pPr>
                  <w:numPr>
                    <w:numId w:val="3"/>
                  </w:numPr>
                  <w:tabs>
                    <w:tab w:val="left" w:pos="336"/>
                  </w:tabs>
                  <w:ind w:left="426" w:right="720" w:hanging="360"/>
                </w:pPr>
              </w:pPrChange>
            </w:pPr>
            <w:r w:rsidRPr="00890CF4">
              <w:rPr>
                <w:noProof/>
              </w:rPr>
              <w:t>Accept the defaults and click &lt;Next&gt;.</w:t>
            </w:r>
            <w:r w:rsidR="004B7388">
              <w:rPr>
                <w:noProof/>
              </w:rPr>
              <w:t xml:space="preserve"> </w:t>
            </w:r>
          </w:p>
        </w:tc>
        <w:tc>
          <w:tcPr>
            <w:tcW w:w="5263" w:type="dxa"/>
          </w:tcPr>
          <w:p w:rsidR="00890CF4" w:rsidRDefault="004B7388">
            <w:pPr>
              <w:pStyle w:val="ListParagraph"/>
              <w:numPr>
                <w:ilvl w:val="0"/>
                <w:numId w:val="11"/>
              </w:numPr>
              <w:tabs>
                <w:tab w:val="left" w:pos="342"/>
              </w:tabs>
              <w:ind w:left="691" w:right="720"/>
              <w:pPrChange w:id="155" w:author="Lesley Bross" w:date="2020-10-05T14:59:00Z">
                <w:pPr>
                  <w:numPr>
                    <w:numId w:val="3"/>
                  </w:numPr>
                  <w:tabs>
                    <w:tab w:val="left" w:pos="336"/>
                  </w:tabs>
                  <w:ind w:left="426" w:right="720" w:hanging="360"/>
                </w:pPr>
              </w:pPrChange>
            </w:pPr>
            <w:r>
              <w:rPr>
                <w:noProof/>
              </w:rPr>
              <w:t>Accept the defaults and click &lt;Next&gt;.</w:t>
            </w:r>
          </w:p>
        </w:tc>
      </w:tr>
      <w:tr w:rsidR="004B7388" w:rsidTr="004B7388">
        <w:tc>
          <w:tcPr>
            <w:tcW w:w="4883" w:type="dxa"/>
          </w:tcPr>
          <w:p w:rsidR="00890CF4" w:rsidRDefault="004B7388" w:rsidP="004B7388">
            <w:pPr>
              <w:tabs>
                <w:tab w:val="left" w:pos="516"/>
              </w:tabs>
              <w:ind w:left="156" w:right="720"/>
            </w:pPr>
            <w:r>
              <w:rPr>
                <w:noProof/>
              </w:rPr>
              <mc:AlternateContent>
                <mc:Choice Requires="wps">
                  <w:drawing>
                    <wp:anchor distT="0" distB="0" distL="114300" distR="114300" simplePos="0" relativeHeight="251746304" behindDoc="0" locked="0" layoutInCell="1" allowOverlap="1" wp14:anchorId="415B86A6" wp14:editId="6F4958A2">
                      <wp:simplePos x="0" y="0"/>
                      <wp:positionH relativeFrom="column">
                        <wp:posOffset>1725930</wp:posOffset>
                      </wp:positionH>
                      <wp:positionV relativeFrom="paragraph">
                        <wp:posOffset>1796415</wp:posOffset>
                      </wp:positionV>
                      <wp:extent cx="647700" cy="220980"/>
                      <wp:effectExtent l="0" t="0" r="19050" b="26670"/>
                      <wp:wrapNone/>
                      <wp:docPr id="4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005AF62" id="Oval 86" o:spid="_x0000_s1026" style="position:absolute;margin-left:135.9pt;margin-top:141.45pt;width:51pt;height:17.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" strokecolor="red" strokeweight="2pt">
                      <v:fill opacity="0"/>
                    </v:oval>
                  </w:pict>
                </mc:Fallback>
              </mc:AlternateContent>
            </w:r>
            <w:r w:rsidRPr="00AE54B3">
              <w:rPr>
                <w:noProof/>
              </w:rPr>
              <w:drawing>
                <wp:inline distT="0" distB="0" distL="0" distR="0" wp14:anchorId="3F755BF1" wp14:editId="14550532">
                  <wp:extent cx="2664823" cy="2072640"/>
                  <wp:effectExtent l="0" t="0" r="2540" b="3810"/>
                  <wp:docPr id="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398" cy="2096421"/>
                          </a:xfrm>
                          <a:prstGeom prst="rect">
                            <a:avLst/>
                          </a:prstGeom>
                          <a:noFill/>
                          <a:ln>
                            <a:noFill/>
                          </a:ln>
                        </pic:spPr>
                      </pic:pic>
                    </a:graphicData>
                  </a:graphic>
                </wp:inline>
              </w:drawing>
            </w:r>
          </w:p>
        </w:tc>
        <w:tc>
          <w:tcPr>
            <w:tcW w:w="5263" w:type="dxa"/>
          </w:tcPr>
          <w:p w:rsidR="00890CF4" w:rsidRDefault="004B7388" w:rsidP="004B7388">
            <w:pPr>
              <w:tabs>
                <w:tab w:val="left" w:pos="516"/>
              </w:tabs>
              <w:ind w:left="162" w:right="720"/>
            </w:pPr>
            <w:r>
              <w:rPr>
                <w:noProof/>
              </w:rPr>
              <mc:AlternateContent>
                <mc:Choice Requires="wps">
                  <w:drawing>
                    <wp:anchor distT="0" distB="0" distL="114300" distR="114300" simplePos="0" relativeHeight="251750400" behindDoc="0" locked="0" layoutInCell="1" allowOverlap="1" wp14:anchorId="7262EFA3" wp14:editId="58903494">
                      <wp:simplePos x="0" y="0"/>
                      <wp:positionH relativeFrom="column">
                        <wp:posOffset>1781175</wp:posOffset>
                      </wp:positionH>
                      <wp:positionV relativeFrom="paragraph">
                        <wp:posOffset>1852930</wp:posOffset>
                      </wp:positionV>
                      <wp:extent cx="647700" cy="220980"/>
                      <wp:effectExtent l="0" t="0" r="19050" b="26670"/>
                      <wp:wrapNone/>
                      <wp:docPr id="27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432BE1A" id="Oval 86" o:spid="_x0000_s1026" style="position:absolute;margin-left:140.25pt;margin-top:145.9pt;width:51pt;height:17.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" strokecolor="red" strokeweight="2pt">
                      <v:fill opacity="0"/>
                    </v:oval>
                  </w:pict>
                </mc:Fallback>
              </mc:AlternateContent>
            </w:r>
            <w:r>
              <w:rPr>
                <w:noProof/>
              </w:rPr>
              <mc:AlternateContent>
                <mc:Choice Requires="wps">
                  <w:drawing>
                    <wp:anchor distT="0" distB="0" distL="114300" distR="114300" simplePos="0" relativeHeight="251748352" behindDoc="0" locked="0" layoutInCell="1" allowOverlap="1" wp14:anchorId="2979BB77" wp14:editId="3E19814C">
                      <wp:simplePos x="0" y="0"/>
                      <wp:positionH relativeFrom="column">
                        <wp:posOffset>375285</wp:posOffset>
                      </wp:positionH>
                      <wp:positionV relativeFrom="paragraph">
                        <wp:posOffset>755650</wp:posOffset>
                      </wp:positionV>
                      <wp:extent cx="647700" cy="220980"/>
                      <wp:effectExtent l="0" t="0" r="19050" b="26670"/>
                      <wp:wrapNone/>
                      <wp:docPr id="27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53CC9CA" id="Oval 86" o:spid="_x0000_s1026" style="position:absolute;margin-left:29.55pt;margin-top:59.5pt;width:51pt;height:17.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" strokecolor="red" strokeweight="2pt">
                      <v:fill opacity="0"/>
                    </v:oval>
                  </w:pict>
                </mc:Fallback>
              </mc:AlternateContent>
            </w:r>
            <w:r w:rsidRPr="00AE54B3">
              <w:rPr>
                <w:noProof/>
              </w:rPr>
              <w:drawing>
                <wp:inline distT="0" distB="0" distL="0" distR="0" wp14:anchorId="6A86D6BA" wp14:editId="51E880B3">
                  <wp:extent cx="2748915" cy="2135262"/>
                  <wp:effectExtent l="0" t="0" r="0" b="0"/>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2575" cy="2153640"/>
                          </a:xfrm>
                          <a:prstGeom prst="rect">
                            <a:avLst/>
                          </a:prstGeom>
                          <a:noFill/>
                          <a:ln>
                            <a:noFill/>
                          </a:ln>
                        </pic:spPr>
                      </pic:pic>
                    </a:graphicData>
                  </a:graphic>
                </wp:inline>
              </w:drawing>
            </w:r>
          </w:p>
        </w:tc>
      </w:tr>
    </w:tbl>
    <w:p w:rsidR="004B7388" w:rsidRDefault="004B7388"/>
    <w:tbl>
      <w:tblPr>
        <w:tblStyle w:val="TableGrid"/>
        <w:tblW w:w="0" w:type="auto"/>
        <w:tblInd w:w="625" w:type="dxa"/>
        <w:tblLayout w:type="fixed"/>
        <w:tblLook w:val="04A0" w:firstRow="1" w:lastRow="0" w:firstColumn="1" w:lastColumn="0" w:noHBand="0" w:noVBand="1"/>
      </w:tblPr>
      <w:tblGrid>
        <w:gridCol w:w="5130"/>
        <w:gridCol w:w="5040"/>
      </w:tblGrid>
      <w:tr w:rsidR="004B7388" w:rsidTr="004B7388">
        <w:tc>
          <w:tcPr>
            <w:tcW w:w="5130" w:type="dxa"/>
          </w:tcPr>
          <w:p w:rsidR="004B7388" w:rsidRDefault="004B7388">
            <w:pPr>
              <w:pStyle w:val="ListParagraph"/>
              <w:numPr>
                <w:ilvl w:val="0"/>
                <w:numId w:val="11"/>
              </w:numPr>
              <w:tabs>
                <w:tab w:val="left" w:pos="342"/>
              </w:tabs>
              <w:ind w:left="691" w:right="720"/>
              <w:pPrChange w:id="156" w:author="Lesley Bross" w:date="2020-10-05T14:59:00Z">
                <w:pPr>
                  <w:numPr>
                    <w:numId w:val="3"/>
                  </w:numPr>
                  <w:tabs>
                    <w:tab w:val="left" w:pos="246"/>
                  </w:tabs>
                  <w:ind w:left="336" w:right="720" w:hanging="360"/>
                </w:pPr>
              </w:pPrChange>
            </w:pPr>
            <w:r w:rsidRPr="004B7388">
              <w:rPr>
                <w:noProof/>
              </w:rPr>
              <w:t>Accept the defaults and click &lt;Next&gt;.</w:t>
            </w:r>
          </w:p>
        </w:tc>
        <w:tc>
          <w:tcPr>
            <w:tcW w:w="5040" w:type="dxa"/>
          </w:tcPr>
          <w:p w:rsidR="004B7388" w:rsidRDefault="004B7388">
            <w:pPr>
              <w:pStyle w:val="ListParagraph"/>
              <w:numPr>
                <w:ilvl w:val="0"/>
                <w:numId w:val="11"/>
              </w:numPr>
              <w:tabs>
                <w:tab w:val="left" w:pos="342"/>
              </w:tabs>
              <w:ind w:left="691" w:right="720"/>
              <w:pPrChange w:id="157" w:author="Lesley Bross" w:date="2020-10-05T14:59:00Z">
                <w:pPr>
                  <w:numPr>
                    <w:numId w:val="3"/>
                  </w:numPr>
                  <w:tabs>
                    <w:tab w:val="left" w:pos="246"/>
                  </w:tabs>
                  <w:ind w:left="336" w:right="720" w:hanging="360"/>
                </w:pPr>
              </w:pPrChange>
            </w:pPr>
            <w:r w:rsidRPr="004B7388">
              <w:rPr>
                <w:noProof/>
              </w:rPr>
              <w:t>Accept the defaults and click &lt;Next&gt;.</w:t>
            </w:r>
          </w:p>
        </w:tc>
      </w:tr>
      <w:tr w:rsidR="004B7388" w:rsidTr="004B7388">
        <w:tc>
          <w:tcPr>
            <w:tcW w:w="5130" w:type="dxa"/>
          </w:tcPr>
          <w:p w:rsidR="004B7388" w:rsidRDefault="00655CC4" w:rsidP="004B7388">
            <w:pPr>
              <w:tabs>
                <w:tab w:val="left" w:pos="516"/>
              </w:tabs>
              <w:ind w:left="66" w:right="720"/>
            </w:pPr>
            <w:r>
              <w:rPr>
                <w:noProof/>
              </w:rPr>
              <mc:AlternateContent>
                <mc:Choice Requires="wps">
                  <w:drawing>
                    <wp:anchor distT="0" distB="0" distL="114300" distR="114300" simplePos="0" relativeHeight="251754496" behindDoc="0" locked="0" layoutInCell="1" allowOverlap="1" wp14:anchorId="03E0B7B7" wp14:editId="5EF49110">
                      <wp:simplePos x="0" y="0"/>
                      <wp:positionH relativeFrom="column">
                        <wp:posOffset>1798955</wp:posOffset>
                      </wp:positionH>
                      <wp:positionV relativeFrom="paragraph">
                        <wp:posOffset>1924685</wp:posOffset>
                      </wp:positionV>
                      <wp:extent cx="647700" cy="289560"/>
                      <wp:effectExtent l="0" t="0" r="19050" b="15240"/>
                      <wp:wrapNone/>
                      <wp:docPr id="27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EE2366C" id="Oval 86" o:spid="_x0000_s1026" style="position:absolute;margin-left:141.65pt;margin-top:151.55pt;width:51pt;height:2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53005429" wp14:editId="4EA983A2">
                  <wp:extent cx="2849880" cy="2208998"/>
                  <wp:effectExtent l="0" t="0" r="7620" b="1270"/>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6770" cy="2222090"/>
                          </a:xfrm>
                          <a:prstGeom prst="rect">
                            <a:avLst/>
                          </a:prstGeom>
                          <a:noFill/>
                          <a:ln>
                            <a:noFill/>
                          </a:ln>
                        </pic:spPr>
                      </pic:pic>
                    </a:graphicData>
                  </a:graphic>
                </wp:inline>
              </w:drawing>
            </w:r>
          </w:p>
        </w:tc>
        <w:tc>
          <w:tcPr>
            <w:tcW w:w="5040" w:type="dxa"/>
          </w:tcPr>
          <w:p w:rsidR="004B7388" w:rsidRDefault="00655CC4" w:rsidP="004B7388">
            <w:pPr>
              <w:tabs>
                <w:tab w:val="left" w:pos="516"/>
              </w:tabs>
              <w:ind w:left="66" w:right="720"/>
            </w:pPr>
            <w:r>
              <w:rPr>
                <w:noProof/>
              </w:rPr>
              <mc:AlternateContent>
                <mc:Choice Requires="wps">
                  <w:drawing>
                    <wp:anchor distT="0" distB="0" distL="114300" distR="114300" simplePos="0" relativeHeight="251756544" behindDoc="0" locked="0" layoutInCell="1" allowOverlap="1" wp14:anchorId="03E0B7B7" wp14:editId="5EF49110">
                      <wp:simplePos x="0" y="0"/>
                      <wp:positionH relativeFrom="column">
                        <wp:posOffset>1665605</wp:posOffset>
                      </wp:positionH>
                      <wp:positionV relativeFrom="paragraph">
                        <wp:posOffset>1842135</wp:posOffset>
                      </wp:positionV>
                      <wp:extent cx="647700" cy="289560"/>
                      <wp:effectExtent l="0" t="0" r="19050" b="15240"/>
                      <wp:wrapNone/>
                      <wp:docPr id="27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28F7E86" id="Oval 86" o:spid="_x0000_s1026" style="position:absolute;margin-left:131.15pt;margin-top:145.05pt;width:51pt;height:2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fS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v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48AB623B" wp14:editId="71E4602D">
                  <wp:extent cx="2728673" cy="2125980"/>
                  <wp:effectExtent l="0" t="0" r="0" b="7620"/>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6398" cy="2139790"/>
                          </a:xfrm>
                          <a:prstGeom prst="rect">
                            <a:avLst/>
                          </a:prstGeom>
                          <a:noFill/>
                          <a:ln>
                            <a:noFill/>
                          </a:ln>
                        </pic:spPr>
                      </pic:pic>
                    </a:graphicData>
                  </a:graphic>
                </wp:inline>
              </w:drawing>
            </w:r>
          </w:p>
        </w:tc>
      </w:tr>
      <w:tr w:rsidR="00655CC4" w:rsidTr="00A8507F">
        <w:tc>
          <w:tcPr>
            <w:tcW w:w="10170" w:type="dxa"/>
            <w:gridSpan w:val="2"/>
          </w:tcPr>
          <w:p w:rsidR="00655CC4" w:rsidRDefault="00655CC4">
            <w:pPr>
              <w:pStyle w:val="ListParagraph"/>
              <w:numPr>
                <w:ilvl w:val="0"/>
                <w:numId w:val="11"/>
              </w:numPr>
              <w:tabs>
                <w:tab w:val="left" w:pos="342"/>
              </w:tabs>
              <w:ind w:left="691" w:right="720"/>
              <w:pPrChange w:id="158" w:author="Lesley Bross" w:date="2020-10-05T14:59:00Z">
                <w:pPr>
                  <w:pStyle w:val="ListParagraph"/>
                  <w:numPr>
                    <w:numId w:val="3"/>
                  </w:numPr>
                  <w:tabs>
                    <w:tab w:val="left" w:pos="516"/>
                  </w:tabs>
                  <w:spacing w:before="120" w:after="120"/>
                  <w:ind w:left="1080" w:right="720" w:hanging="360"/>
                </w:pPr>
              </w:pPrChange>
            </w:pPr>
            <w:r>
              <w:rPr>
                <w:noProof/>
              </w:rPr>
              <w:t>C</w:t>
            </w:r>
            <w:r w:rsidRPr="004B7388">
              <w:rPr>
                <w:noProof/>
              </w:rPr>
              <w:t>lick &lt;</w:t>
            </w:r>
            <w:r>
              <w:rPr>
                <w:noProof/>
              </w:rPr>
              <w:t>Finish</w:t>
            </w:r>
            <w:r w:rsidRPr="004B7388">
              <w:rPr>
                <w:noProof/>
              </w:rPr>
              <w:t>&gt;.</w:t>
            </w:r>
          </w:p>
        </w:tc>
      </w:tr>
      <w:tr w:rsidR="004B7388" w:rsidTr="00317CA9">
        <w:tc>
          <w:tcPr>
            <w:tcW w:w="10170" w:type="dxa"/>
            <w:gridSpan w:val="2"/>
          </w:tcPr>
          <w:p w:rsidR="004B7388" w:rsidRDefault="00655CC4" w:rsidP="00655CC4">
            <w:pPr>
              <w:tabs>
                <w:tab w:val="left" w:pos="516"/>
              </w:tabs>
              <w:ind w:left="72" w:right="720"/>
              <w:jc w:val="center"/>
            </w:pPr>
            <w:r>
              <w:rPr>
                <w:noProof/>
              </w:rPr>
              <mc:AlternateContent>
                <mc:Choice Requires="wps">
                  <w:drawing>
                    <wp:anchor distT="0" distB="0" distL="114300" distR="114300" simplePos="0" relativeHeight="251752448" behindDoc="0" locked="0" layoutInCell="1" allowOverlap="1" wp14:anchorId="0A67BDE3" wp14:editId="48EC6AFB">
                      <wp:simplePos x="0" y="0"/>
                      <wp:positionH relativeFrom="column">
                        <wp:posOffset>3535045</wp:posOffset>
                      </wp:positionH>
                      <wp:positionV relativeFrom="paragraph">
                        <wp:posOffset>2748280</wp:posOffset>
                      </wp:positionV>
                      <wp:extent cx="647700" cy="289560"/>
                      <wp:effectExtent l="0" t="0" r="19050" b="15240"/>
                      <wp:wrapNone/>
                      <wp:docPr id="27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04C9854" id="Oval 86" o:spid="_x0000_s1026" style="position:absolute;margin-left:278.35pt;margin-top:216.4pt;width:51pt;height:22.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L+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r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64A9A3F3" wp14:editId="5B038A7A">
                  <wp:extent cx="4048125" cy="3143250"/>
                  <wp:effectExtent l="0" t="0" r="9525" b="0"/>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8125" cy="3143250"/>
                          </a:xfrm>
                          <a:prstGeom prst="rect">
                            <a:avLst/>
                          </a:prstGeom>
                          <a:noFill/>
                          <a:ln>
                            <a:noFill/>
                          </a:ln>
                        </pic:spPr>
                      </pic:pic>
                    </a:graphicData>
                  </a:graphic>
                </wp:inline>
              </w:drawing>
            </w:r>
          </w:p>
        </w:tc>
      </w:tr>
    </w:tbl>
    <w:p w:rsidR="00655CC4" w:rsidRDefault="00655CC4">
      <w:r>
        <w:br w:type="page"/>
      </w:r>
    </w:p>
    <w:p w:rsidR="00BE3432" w:rsidRDefault="00C85CEE">
      <w:pPr>
        <w:numPr>
          <w:ilvl w:val="0"/>
          <w:numId w:val="11"/>
        </w:numPr>
        <w:tabs>
          <w:tab w:val="left" w:pos="990"/>
        </w:tabs>
        <w:ind w:right="720"/>
        <w:pPrChange w:id="159" w:author="Lesley Bross" w:date="2020-10-05T14:51:00Z">
          <w:pPr>
            <w:numPr>
              <w:numId w:val="3"/>
            </w:numPr>
            <w:tabs>
              <w:tab w:val="left" w:pos="990"/>
            </w:tabs>
            <w:ind w:left="1080" w:right="720" w:hanging="360"/>
          </w:pPr>
        </w:pPrChange>
      </w:pPr>
      <w:r>
        <w:rPr>
          <w:b/>
        </w:rPr>
        <w:lastRenderedPageBreak/>
        <w:t xml:space="preserve">Install RODBC: </w:t>
      </w:r>
      <w:r>
        <w:t xml:space="preserve">If RODBC is already installed then skip to </w:t>
      </w:r>
      <w:r w:rsidR="00F47D74">
        <w:t xml:space="preserve">step </w:t>
      </w:r>
      <w:r>
        <w:t>#</w:t>
      </w:r>
      <w:r w:rsidR="00F47D74">
        <w:t>24</w:t>
      </w:r>
      <w:r>
        <w:t>.  RODBC enables R to connect to MS Access tables using ODBC.  Navigate to the folder containing the R i386 program called RGui.exe and open it.</w:t>
      </w:r>
      <w:r w:rsidR="0039341D">
        <w:t xml:space="preserve"> NOTE: An internet connection is required for the RODBC install.</w:t>
      </w:r>
    </w:p>
    <w:p w:rsidR="0039341D" w:rsidRDefault="0039341D" w:rsidP="0039341D">
      <w:pPr>
        <w:tabs>
          <w:tab w:val="left" w:pos="990"/>
        </w:tabs>
        <w:ind w:left="990" w:right="720"/>
        <w:rPr>
          <w:b/>
        </w:rPr>
      </w:pPr>
    </w:p>
    <w:p w:rsidR="0039341D" w:rsidRDefault="00780E05" w:rsidP="0039341D">
      <w:pPr>
        <w:tabs>
          <w:tab w:val="left" w:pos="450"/>
        </w:tabs>
        <w:ind w:left="450" w:right="720"/>
        <w:jc w:val="center"/>
        <w:rPr>
          <w:b/>
        </w:rPr>
      </w:pPr>
      <w:r>
        <w:rPr>
          <w:b/>
          <w:noProof/>
        </w:rPr>
        <mc:AlternateContent>
          <mc:Choice Requires="wps">
            <w:drawing>
              <wp:anchor distT="0" distB="0" distL="114300" distR="114300" simplePos="0" relativeHeight="251674624" behindDoc="0" locked="0" layoutInCell="1" allowOverlap="1">
                <wp:simplePos x="0" y="0"/>
                <wp:positionH relativeFrom="column">
                  <wp:posOffset>2795905</wp:posOffset>
                </wp:positionH>
                <wp:positionV relativeFrom="paragraph">
                  <wp:posOffset>1727200</wp:posOffset>
                </wp:positionV>
                <wp:extent cx="971550" cy="343535"/>
                <wp:effectExtent l="0" t="0" r="19050" b="18415"/>
                <wp:wrapNone/>
                <wp:docPr id="44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F078E13" id="Oval 86" o:spid="_x0000_s1026" style="position:absolute;margin-left:220.15pt;margin-top:136pt;width:76.5pt;height:2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" strokecolor="red" strokeweight="2pt">
                <v:fill opacity="0"/>
              </v:oval>
            </w:pict>
          </mc:Fallback>
        </mc:AlternateContent>
      </w:r>
      <w:r w:rsidRPr="00AE54B3">
        <w:rPr>
          <w:noProof/>
        </w:rPr>
        <w:drawing>
          <wp:inline distT="0" distB="0" distL="0" distR="0">
            <wp:extent cx="5400675" cy="3171825"/>
            <wp:effectExtent l="0" t="0" r="9525" b="9525"/>
            <wp:docPr id="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rsidR="0039341D" w:rsidRDefault="0039341D" w:rsidP="0039341D">
      <w:pPr>
        <w:tabs>
          <w:tab w:val="left" w:pos="450"/>
        </w:tabs>
        <w:ind w:left="450" w:right="720"/>
        <w:jc w:val="center"/>
        <w:rPr>
          <w:b/>
        </w:rPr>
      </w:pPr>
    </w:p>
    <w:p w:rsidR="00EF3ED0" w:rsidRDefault="0039341D">
      <w:pPr>
        <w:numPr>
          <w:ilvl w:val="0"/>
          <w:numId w:val="11"/>
        </w:numPr>
        <w:tabs>
          <w:tab w:val="left" w:pos="450"/>
        </w:tabs>
        <w:ind w:right="720"/>
        <w:pPrChange w:id="160" w:author="Lesley Bross" w:date="2020-10-05T14:51:00Z">
          <w:pPr>
            <w:numPr>
              <w:numId w:val="3"/>
            </w:numPr>
            <w:tabs>
              <w:tab w:val="left" w:pos="450"/>
            </w:tabs>
            <w:ind w:left="1080" w:right="720" w:hanging="360"/>
          </w:pPr>
        </w:pPrChange>
      </w:pPr>
      <w:r>
        <w:t xml:space="preserve"> Click on &lt;Packages&gt;</w:t>
      </w:r>
      <w:r w:rsidR="00EF3ED0">
        <w:t xml:space="preserve"> &lt;Set CRAN mirror&gt;, and choose a mirror location near you. </w:t>
      </w:r>
      <w:r w:rsidR="00EF3ED0">
        <w:br/>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98"/>
        <w:gridCol w:w="3874"/>
      </w:tblGrid>
      <w:tr w:rsidR="00EF3ED0" w:rsidTr="0010778B">
        <w:tc>
          <w:tcPr>
            <w:tcW w:w="6498" w:type="dxa"/>
          </w:tcPr>
          <w:p w:rsidR="00EF3ED0" w:rsidRDefault="00780E05" w:rsidP="001E0896">
            <w:pPr>
              <w:tabs>
                <w:tab w:val="left" w:pos="450"/>
              </w:tabs>
              <w:ind w:right="720"/>
            </w:pPr>
            <w:r>
              <w:rPr>
                <w:noProof/>
              </w:rPr>
              <mc:AlternateContent>
                <mc:Choice Requires="wps">
                  <w:drawing>
                    <wp:anchor distT="0" distB="0" distL="114300" distR="114300" simplePos="0" relativeHeight="251684864" behindDoc="0" locked="0" layoutInCell="1" allowOverlap="1">
                      <wp:simplePos x="0" y="0"/>
                      <wp:positionH relativeFrom="column">
                        <wp:posOffset>1481455</wp:posOffset>
                      </wp:positionH>
                      <wp:positionV relativeFrom="paragraph">
                        <wp:posOffset>600075</wp:posOffset>
                      </wp:positionV>
                      <wp:extent cx="647065" cy="192405"/>
                      <wp:effectExtent l="0" t="0" r="19685" b="17145"/>
                      <wp:wrapNone/>
                      <wp:docPr id="2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A286733" id="Oval 86" o:spid="_x0000_s1026" style="position:absolute;margin-left:116.65pt;margin-top:47.25pt;width:50.95pt;height:1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b8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" strokecolor="red" strokeweight="2pt">
                      <v:fill opacity="0"/>
                    </v:oval>
                  </w:pict>
                </mc:Fallback>
              </mc:AlternateContent>
            </w:r>
            <w:r w:rsidRPr="00AE54B3">
              <w:rPr>
                <w:noProof/>
              </w:rPr>
              <w:drawing>
                <wp:inline distT="0" distB="0" distL="0" distR="0">
                  <wp:extent cx="3733800" cy="3581400"/>
                  <wp:effectExtent l="0" t="0" r="0" b="0"/>
                  <wp:docPr id="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3581400"/>
                          </a:xfrm>
                          <a:prstGeom prst="rect">
                            <a:avLst/>
                          </a:prstGeom>
                          <a:noFill/>
                          <a:ln>
                            <a:noFill/>
                          </a:ln>
                        </pic:spPr>
                      </pic:pic>
                    </a:graphicData>
                  </a:graphic>
                </wp:inline>
              </w:drawing>
            </w:r>
          </w:p>
        </w:tc>
        <w:tc>
          <w:tcPr>
            <w:tcW w:w="3874" w:type="dxa"/>
          </w:tcPr>
          <w:p w:rsidR="00EF3ED0" w:rsidRDefault="00780E05" w:rsidP="001E0896">
            <w:pPr>
              <w:tabs>
                <w:tab w:val="left" w:pos="450"/>
              </w:tabs>
              <w:ind w:right="720"/>
            </w:pPr>
            <w:r>
              <w:rPr>
                <w:noProof/>
              </w:rPr>
              <mc:AlternateContent>
                <mc:Choice Requires="wps">
                  <w:drawing>
                    <wp:anchor distT="0" distB="0" distL="114300" distR="114300" simplePos="0" relativeHeight="251686912" behindDoc="0" locked="0" layoutInCell="1" allowOverlap="1">
                      <wp:simplePos x="0" y="0"/>
                      <wp:positionH relativeFrom="column">
                        <wp:posOffset>498475</wp:posOffset>
                      </wp:positionH>
                      <wp:positionV relativeFrom="paragraph">
                        <wp:posOffset>1838325</wp:posOffset>
                      </wp:positionV>
                      <wp:extent cx="647065" cy="192405"/>
                      <wp:effectExtent l="0" t="0" r="19685" b="17145"/>
                      <wp:wrapNone/>
                      <wp:docPr id="2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C41A2AA" id="Oval 86" o:spid="_x0000_s1026" style="position:absolute;margin-left:39.25pt;margin-top:144.75pt;width:50.95pt;height:1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wHKA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-53975</wp:posOffset>
                      </wp:positionH>
                      <wp:positionV relativeFrom="paragraph">
                        <wp:posOffset>819150</wp:posOffset>
                      </wp:positionV>
                      <wp:extent cx="647065" cy="192405"/>
                      <wp:effectExtent l="0" t="0" r="19685" b="17145"/>
                      <wp:wrapNone/>
                      <wp:docPr id="2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97B92E1" id="Oval 86" o:spid="_x0000_s1026" style="position:absolute;margin-left:-4.25pt;margin-top:64.5pt;width:50.9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" strokecolor="red" strokeweight="2pt">
                      <v:fill opacity="0"/>
                    </v:oval>
                  </w:pict>
                </mc:Fallback>
              </mc:AlternateContent>
            </w:r>
            <w:r w:rsidRPr="00AE54B3">
              <w:rPr>
                <w:noProof/>
              </w:rPr>
              <w:drawing>
                <wp:inline distT="0" distB="0" distL="0" distR="0">
                  <wp:extent cx="1990725" cy="2076450"/>
                  <wp:effectExtent l="0" t="0" r="9525" b="0"/>
                  <wp:docPr id="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0725" cy="2076450"/>
                          </a:xfrm>
                          <a:prstGeom prst="rect">
                            <a:avLst/>
                          </a:prstGeom>
                          <a:noFill/>
                          <a:ln>
                            <a:noFill/>
                          </a:ln>
                        </pic:spPr>
                      </pic:pic>
                    </a:graphicData>
                  </a:graphic>
                </wp:inline>
              </w:drawing>
            </w:r>
          </w:p>
        </w:tc>
      </w:tr>
    </w:tbl>
    <w:p w:rsidR="0039341D" w:rsidRDefault="0039341D">
      <w:pPr>
        <w:numPr>
          <w:ilvl w:val="0"/>
          <w:numId w:val="11"/>
        </w:numPr>
        <w:tabs>
          <w:tab w:val="left" w:pos="450"/>
        </w:tabs>
        <w:ind w:right="720"/>
        <w:pPrChange w:id="161" w:author="Lesley Bross" w:date="2020-10-05T14:51:00Z">
          <w:pPr>
            <w:numPr>
              <w:numId w:val="3"/>
            </w:numPr>
            <w:tabs>
              <w:tab w:val="left" w:pos="450"/>
            </w:tabs>
            <w:ind w:left="1080" w:right="720" w:hanging="360"/>
          </w:pPr>
        </w:pPrChange>
      </w:pPr>
      <w:r>
        <w:lastRenderedPageBreak/>
        <w:t xml:space="preserve"> </w:t>
      </w:r>
      <w:r w:rsidR="00EF3ED0">
        <w:t xml:space="preserve">Then, click again on &lt;Packages&gt; but this time select &lt;Install Packages&gt;. </w:t>
      </w:r>
    </w:p>
    <w:p w:rsidR="0039341D" w:rsidRDefault="00780E05" w:rsidP="0039341D">
      <w:pPr>
        <w:tabs>
          <w:tab w:val="left" w:pos="450"/>
        </w:tabs>
        <w:ind w:left="990" w:right="720"/>
      </w:pPr>
      <w:r>
        <w:rPr>
          <w:b/>
          <w:noProof/>
        </w:rPr>
        <mc:AlternateContent>
          <mc:Choice Requires="wps">
            <w:drawing>
              <wp:anchor distT="0" distB="0" distL="114300" distR="114300" simplePos="0" relativeHeight="251675648" behindDoc="0" locked="0" layoutInCell="1" allowOverlap="1">
                <wp:simplePos x="0" y="0"/>
                <wp:positionH relativeFrom="column">
                  <wp:posOffset>1900555</wp:posOffset>
                </wp:positionH>
                <wp:positionV relativeFrom="paragraph">
                  <wp:posOffset>192405</wp:posOffset>
                </wp:positionV>
                <wp:extent cx="647065" cy="192405"/>
                <wp:effectExtent l="0" t="0" r="19685" b="17145"/>
                <wp:wrapNone/>
                <wp:docPr id="2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E78B109" id="Oval 86" o:spid="_x0000_s1026" style="position:absolute;margin-left:149.65pt;margin-top:15.15pt;width:50.95pt;height:1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2275840</wp:posOffset>
                </wp:positionH>
                <wp:positionV relativeFrom="paragraph">
                  <wp:posOffset>1092200</wp:posOffset>
                </wp:positionV>
                <wp:extent cx="751840" cy="192405"/>
                <wp:effectExtent l="0" t="0" r="10160" b="17145"/>
                <wp:wrapNone/>
                <wp:docPr id="2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0B7BFA6" id="Oval 86" o:spid="_x0000_s1026" style="position:absolute;margin-left:179.2pt;margin-top:86pt;width:59.2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waKA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" strokecolor="red" strokeweight="2pt">
                <v:fill opacity="0"/>
              </v:oval>
            </w:pict>
          </mc:Fallback>
        </mc:AlternateContent>
      </w:r>
      <w:r w:rsidRPr="00AE54B3">
        <w:rPr>
          <w:noProof/>
        </w:rPr>
        <w:drawing>
          <wp:inline distT="0" distB="0" distL="0" distR="0">
            <wp:extent cx="4829175" cy="2714625"/>
            <wp:effectExtent l="0" t="0" r="9525" b="9525"/>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9175" cy="2714625"/>
                    </a:xfrm>
                    <a:prstGeom prst="rect">
                      <a:avLst/>
                    </a:prstGeom>
                    <a:noFill/>
                    <a:ln>
                      <a:noFill/>
                    </a:ln>
                  </pic:spPr>
                </pic:pic>
              </a:graphicData>
            </a:graphic>
          </wp:inline>
        </w:drawing>
      </w:r>
    </w:p>
    <w:p w:rsidR="0039341D" w:rsidRDefault="0039341D" w:rsidP="0039341D">
      <w:pPr>
        <w:tabs>
          <w:tab w:val="left" w:pos="450"/>
        </w:tabs>
        <w:ind w:left="450" w:right="720"/>
        <w:jc w:val="center"/>
      </w:pPr>
    </w:p>
    <w:p w:rsidR="0039341D" w:rsidRDefault="0039341D" w:rsidP="0039341D">
      <w:pPr>
        <w:tabs>
          <w:tab w:val="left" w:pos="450"/>
        </w:tabs>
        <w:ind w:left="450" w:right="720"/>
        <w:jc w:val="center"/>
      </w:pPr>
    </w:p>
    <w:p w:rsidR="0039341D" w:rsidRDefault="0039341D">
      <w:pPr>
        <w:numPr>
          <w:ilvl w:val="0"/>
          <w:numId w:val="11"/>
        </w:numPr>
        <w:tabs>
          <w:tab w:val="left" w:pos="450"/>
        </w:tabs>
        <w:ind w:right="720"/>
        <w:pPrChange w:id="162" w:author="Lesley Bross" w:date="2020-10-05T14:51:00Z">
          <w:pPr>
            <w:numPr>
              <w:numId w:val="3"/>
            </w:numPr>
            <w:tabs>
              <w:tab w:val="left" w:pos="450"/>
            </w:tabs>
            <w:ind w:left="1080" w:right="720" w:hanging="360"/>
          </w:pPr>
        </w:pPrChange>
      </w:pPr>
      <w:r>
        <w:t>Select the &lt;RODBC&gt; package to download and install. Click &lt;OK&gt;.</w:t>
      </w:r>
    </w:p>
    <w:p w:rsidR="0039341D" w:rsidRDefault="00780E05" w:rsidP="0039341D">
      <w:pPr>
        <w:tabs>
          <w:tab w:val="left" w:pos="450"/>
        </w:tabs>
        <w:ind w:left="990" w:right="720"/>
      </w:pPr>
      <w:r>
        <w:rPr>
          <w:noProof/>
        </w:rPr>
        <mc:AlternateContent>
          <mc:Choice Requires="wps">
            <w:drawing>
              <wp:anchor distT="0" distB="0" distL="114300" distR="114300" simplePos="0" relativeHeight="251677696" behindDoc="0" locked="0" layoutInCell="1" allowOverlap="1">
                <wp:simplePos x="0" y="0"/>
                <wp:positionH relativeFrom="column">
                  <wp:posOffset>593725</wp:posOffset>
                </wp:positionH>
                <wp:positionV relativeFrom="paragraph">
                  <wp:posOffset>756920</wp:posOffset>
                </wp:positionV>
                <wp:extent cx="751840" cy="192405"/>
                <wp:effectExtent l="0" t="0" r="10160" b="17145"/>
                <wp:wrapNone/>
                <wp:docPr id="24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D06D9D7" id="Oval 86" o:spid="_x0000_s1026" style="position:absolute;margin-left:46.75pt;margin-top:59.6pt;width:59.2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W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" strokecolor="red" strokeweight="2pt">
                <v:fill opacity="0"/>
              </v:oval>
            </w:pict>
          </mc:Fallback>
        </mc:AlternateContent>
      </w:r>
      <w:r w:rsidRPr="00AE54B3">
        <w:rPr>
          <w:noProof/>
        </w:rPr>
        <w:drawing>
          <wp:inline distT="0" distB="0" distL="0" distR="0">
            <wp:extent cx="2143125" cy="1495425"/>
            <wp:effectExtent l="0" t="0" r="9525" b="9525"/>
            <wp:docPr id="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3125" cy="1495425"/>
                    </a:xfrm>
                    <a:prstGeom prst="rect">
                      <a:avLst/>
                    </a:prstGeom>
                    <a:noFill/>
                    <a:ln>
                      <a:noFill/>
                    </a:ln>
                  </pic:spPr>
                </pic:pic>
              </a:graphicData>
            </a:graphic>
          </wp:inline>
        </w:drawing>
      </w:r>
    </w:p>
    <w:p w:rsidR="0039341D" w:rsidRDefault="00780E05" w:rsidP="0039341D">
      <w:pPr>
        <w:tabs>
          <w:tab w:val="left" w:pos="450"/>
        </w:tabs>
        <w:ind w:left="990" w:right="720"/>
        <w:jc w:val="center"/>
      </w:pPr>
      <w:r>
        <w:rPr>
          <w:noProof/>
        </w:rPr>
        <mc:AlternateContent>
          <mc:Choice Requires="wps">
            <w:drawing>
              <wp:anchor distT="0" distB="0" distL="114300" distR="114300" simplePos="0" relativeHeight="251680768" behindDoc="0" locked="0" layoutInCell="1" allowOverlap="1">
                <wp:simplePos x="0" y="0"/>
                <wp:positionH relativeFrom="column">
                  <wp:posOffset>3144520</wp:posOffset>
                </wp:positionH>
                <wp:positionV relativeFrom="paragraph">
                  <wp:posOffset>4734560</wp:posOffset>
                </wp:positionV>
                <wp:extent cx="751840" cy="192405"/>
                <wp:effectExtent l="0" t="0" r="10160" b="17145"/>
                <wp:wrapNone/>
                <wp:docPr id="24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BB5524F" id="Oval 86" o:spid="_x0000_s1026" style="position:absolute;margin-left:247.6pt;margin-top:372.8pt;width:59.2pt;height:1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" strokecolor="red" strokeweight="2pt">
                <v:fill opacity="0"/>
              </v:oval>
            </w:pict>
          </mc:Fallback>
        </mc:AlternateContent>
      </w:r>
    </w:p>
    <w:p w:rsidR="00D17695" w:rsidRDefault="00D17695" w:rsidP="0039341D">
      <w:pPr>
        <w:tabs>
          <w:tab w:val="left" w:pos="450"/>
        </w:tabs>
        <w:ind w:left="990" w:right="720"/>
        <w:jc w:val="center"/>
      </w:pPr>
    </w:p>
    <w:p w:rsidR="00D17695" w:rsidRDefault="00D17695">
      <w:pPr>
        <w:numPr>
          <w:ilvl w:val="0"/>
          <w:numId w:val="11"/>
        </w:numPr>
        <w:tabs>
          <w:tab w:val="left" w:pos="450"/>
        </w:tabs>
        <w:ind w:right="720"/>
        <w:pPrChange w:id="163" w:author="Lesley Bross" w:date="2020-10-05T14:51:00Z">
          <w:pPr>
            <w:numPr>
              <w:numId w:val="3"/>
            </w:numPr>
            <w:tabs>
              <w:tab w:val="left" w:pos="450"/>
            </w:tabs>
            <w:ind w:left="1080" w:right="720" w:hanging="360"/>
          </w:pPr>
        </w:pPrChange>
      </w:pPr>
      <w:r>
        <w:t>Check to see if successfully installed.</w:t>
      </w:r>
    </w:p>
    <w:p w:rsidR="001E0896" w:rsidRDefault="00780E05" w:rsidP="0010778B">
      <w:pPr>
        <w:tabs>
          <w:tab w:val="left" w:pos="450"/>
        </w:tabs>
        <w:ind w:left="990" w:right="720"/>
      </w:pPr>
      <w:r>
        <w:rPr>
          <w:noProof/>
        </w:rPr>
        <mc:AlternateContent>
          <mc:Choice Requires="wps">
            <w:drawing>
              <wp:anchor distT="0" distB="0" distL="114300" distR="114300" simplePos="0" relativeHeight="251678720" behindDoc="0" locked="0" layoutInCell="1" allowOverlap="1">
                <wp:simplePos x="0" y="0"/>
                <wp:positionH relativeFrom="column">
                  <wp:posOffset>1236980</wp:posOffset>
                </wp:positionH>
                <wp:positionV relativeFrom="paragraph">
                  <wp:posOffset>704850</wp:posOffset>
                </wp:positionV>
                <wp:extent cx="1616075" cy="306705"/>
                <wp:effectExtent l="0" t="0" r="22225" b="17145"/>
                <wp:wrapNone/>
                <wp:docPr id="24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075" cy="3067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84B9A32" id="Oval 86" o:spid="_x0000_s1026" style="position:absolute;margin-left:97.4pt;margin-top:55.5pt;width:127.25pt;height:2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" strokecolor="red" strokeweight="2pt">
                <v:fill opacity="0"/>
              </v:oval>
            </w:pict>
          </mc:Fallback>
        </mc:AlternateContent>
      </w:r>
      <w:r w:rsidRPr="00AE54B3">
        <w:rPr>
          <w:noProof/>
        </w:rPr>
        <w:drawing>
          <wp:inline distT="0" distB="0" distL="0" distR="0">
            <wp:extent cx="4772025" cy="1581150"/>
            <wp:effectExtent l="0" t="0" r="9525" b="0"/>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025" cy="1581150"/>
                    </a:xfrm>
                    <a:prstGeom prst="rect">
                      <a:avLst/>
                    </a:prstGeom>
                    <a:noFill/>
                    <a:ln>
                      <a:noFill/>
                    </a:ln>
                  </pic:spPr>
                </pic:pic>
              </a:graphicData>
            </a:graphic>
          </wp:inline>
        </w:drawing>
      </w:r>
    </w:p>
    <w:p w:rsidR="00D17695" w:rsidRDefault="00780E05" w:rsidP="00D17695">
      <w:pPr>
        <w:tabs>
          <w:tab w:val="left" w:pos="450"/>
        </w:tabs>
        <w:ind w:left="450" w:right="720"/>
        <w:jc w:val="center"/>
      </w:pPr>
      <w:r>
        <w:rPr>
          <w:noProof/>
        </w:rPr>
        <mc:AlternateContent>
          <mc:Choice Requires="wps">
            <w:drawing>
              <wp:anchor distT="0" distB="0" distL="114300" distR="114300" simplePos="0" relativeHeight="251681792" behindDoc="0" locked="0" layoutInCell="1" allowOverlap="1">
                <wp:simplePos x="0" y="0"/>
                <wp:positionH relativeFrom="column">
                  <wp:posOffset>937260</wp:posOffset>
                </wp:positionH>
                <wp:positionV relativeFrom="paragraph">
                  <wp:posOffset>2472055</wp:posOffset>
                </wp:positionV>
                <wp:extent cx="3535045" cy="377825"/>
                <wp:effectExtent l="0" t="0" r="27305" b="22225"/>
                <wp:wrapNone/>
                <wp:docPr id="24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5045"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C013D82" id="Oval 86" o:spid="_x0000_s1026" style="position:absolute;margin-left:73.8pt;margin-top:194.65pt;width:278.35pt;height:2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yKwIAAE4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" strokecolor="red" strokeweight="2pt">
                <v:fill opacity="0"/>
              </v:oval>
            </w:pict>
          </mc:Fallback>
        </mc:AlternateContent>
      </w:r>
    </w:p>
    <w:p w:rsidR="009D5D66" w:rsidRDefault="0089202F" w:rsidP="002F6DDC">
      <w:pPr>
        <w:tabs>
          <w:tab w:val="left" w:pos="990"/>
        </w:tabs>
        <w:ind w:left="720" w:right="720"/>
      </w:pPr>
      <w:r>
        <w:br w:type="page"/>
      </w:r>
    </w:p>
    <w:tbl>
      <w:tblPr>
        <w:tblStyle w:val="TableGrid"/>
        <w:tblW w:w="0" w:type="auto"/>
        <w:tblInd w:w="625" w:type="dxa"/>
        <w:tblLook w:val="04A0" w:firstRow="1" w:lastRow="0" w:firstColumn="1" w:lastColumn="0" w:noHBand="0" w:noVBand="1"/>
      </w:tblPr>
      <w:tblGrid>
        <w:gridCol w:w="5323"/>
        <w:gridCol w:w="5188"/>
      </w:tblGrid>
      <w:tr w:rsidR="00F15E99" w:rsidTr="00F15E99">
        <w:tc>
          <w:tcPr>
            <w:tcW w:w="10511" w:type="dxa"/>
            <w:gridSpan w:val="2"/>
          </w:tcPr>
          <w:p w:rsidR="00F15E99" w:rsidRDefault="00BE6032">
            <w:pPr>
              <w:numPr>
                <w:ilvl w:val="0"/>
                <w:numId w:val="11"/>
              </w:numPr>
              <w:tabs>
                <w:tab w:val="left" w:pos="324"/>
              </w:tabs>
              <w:spacing w:before="120"/>
              <w:ind w:right="720"/>
              <w:pPrChange w:id="164" w:author="Lesley Bross" w:date="2020-10-05T14:51:00Z">
                <w:pPr>
                  <w:numPr>
                    <w:numId w:val="3"/>
                  </w:numPr>
                  <w:tabs>
                    <w:tab w:val="left" w:pos="324"/>
                  </w:tabs>
                  <w:spacing w:before="120"/>
                  <w:ind w:left="1080" w:right="720" w:hanging="360"/>
                </w:pPr>
              </w:pPrChange>
            </w:pPr>
            <w:r w:rsidRPr="00BE6032">
              <w:rPr>
                <w:b/>
                <w:bCs/>
              </w:rPr>
              <w:lastRenderedPageBreak/>
              <w:t xml:space="preserve">Install FIA </w:t>
            </w:r>
            <w:proofErr w:type="spellStart"/>
            <w:r w:rsidRPr="00BE6032">
              <w:rPr>
                <w:b/>
                <w:bCs/>
              </w:rPr>
              <w:t>Biosum</w:t>
            </w:r>
            <w:proofErr w:type="spellEnd"/>
            <w:r w:rsidRPr="00BE6032">
              <w:rPr>
                <w:b/>
                <w:bCs/>
              </w:rPr>
              <w:t xml:space="preserve"> Manager:</w:t>
            </w:r>
            <w:r w:rsidRPr="00BE6032">
              <w:t xml:space="preserve"> Navigate to the c:\ </w:t>
            </w:r>
            <w:proofErr w:type="spellStart"/>
            <w:r w:rsidRPr="00BE6032">
              <w:t>fia_biosum</w:t>
            </w:r>
            <w:proofErr w:type="spellEnd"/>
            <w:r w:rsidRPr="00BE6032">
              <w:t xml:space="preserve">\setup\FIA </w:t>
            </w:r>
            <w:proofErr w:type="spellStart"/>
            <w:r w:rsidRPr="00BE6032">
              <w:t>Biosum</w:t>
            </w:r>
            <w:proofErr w:type="spellEnd"/>
            <w:r w:rsidRPr="00BE6032">
              <w:t xml:space="preserve"> Manager folder. Open the file ‘fia_biosum_setup_versionnumber.msi via right click, Install. Click on &lt;Next&gt;.</w:t>
            </w:r>
            <w:r>
              <w:t xml:space="preserve"> </w:t>
            </w:r>
          </w:p>
        </w:tc>
      </w:tr>
      <w:tr w:rsidR="00232DFD" w:rsidTr="00232DFD">
        <w:tc>
          <w:tcPr>
            <w:tcW w:w="5323" w:type="dxa"/>
          </w:tcPr>
          <w:p w:rsidR="002F6DDC" w:rsidRDefault="002F6DDC" w:rsidP="00F15E99">
            <w:pPr>
              <w:ind w:right="720"/>
              <w:jc w:val="both"/>
            </w:pPr>
            <w:r>
              <w:rPr>
                <w:noProof/>
              </w:rPr>
              <mc:AlternateContent>
                <mc:Choice Requires="wps">
                  <w:drawing>
                    <wp:anchor distT="0" distB="0" distL="114300" distR="114300" simplePos="0" relativeHeight="251715584" behindDoc="0" locked="0" layoutInCell="1" allowOverlap="1" wp14:anchorId="401594D0" wp14:editId="16FAC954">
                      <wp:simplePos x="0" y="0"/>
                      <wp:positionH relativeFrom="column">
                        <wp:posOffset>1899920</wp:posOffset>
                      </wp:positionH>
                      <wp:positionV relativeFrom="paragraph">
                        <wp:posOffset>1674495</wp:posOffset>
                      </wp:positionV>
                      <wp:extent cx="502920" cy="252095"/>
                      <wp:effectExtent l="0" t="0" r="11430" b="14605"/>
                      <wp:wrapNone/>
                      <wp:docPr id="24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A84863E" id="Oval 86" o:spid="_x0000_s1026" style="position:absolute;margin-left:149.6pt;margin-top:131.85pt;width:39.6pt;height:1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sI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" strokecolor="red" strokeweight="2pt">
                      <v:fill opacity="0"/>
                    </v:oval>
                  </w:pict>
                </mc:Fallback>
              </mc:AlternateContent>
            </w:r>
            <w:r w:rsidRPr="00AE54B3">
              <w:rPr>
                <w:noProof/>
              </w:rPr>
              <w:drawing>
                <wp:inline distT="0" distB="0" distL="0" distR="0" wp14:anchorId="56766F62" wp14:editId="189BD6E6">
                  <wp:extent cx="2402840" cy="1965960"/>
                  <wp:effectExtent l="0" t="0" r="0" b="0"/>
                  <wp:docPr id="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0562" cy="1972278"/>
                          </a:xfrm>
                          <a:prstGeom prst="rect">
                            <a:avLst/>
                          </a:prstGeom>
                          <a:noFill/>
                          <a:ln>
                            <a:noFill/>
                          </a:ln>
                        </pic:spPr>
                      </pic:pic>
                    </a:graphicData>
                  </a:graphic>
                </wp:inline>
              </w:drawing>
            </w:r>
          </w:p>
        </w:tc>
        <w:tc>
          <w:tcPr>
            <w:tcW w:w="5188" w:type="dxa"/>
          </w:tcPr>
          <w:p w:rsidR="002F6DDC" w:rsidRDefault="00F15E99" w:rsidP="00F15E99">
            <w:pPr>
              <w:ind w:right="720"/>
            </w:pPr>
            <w:r>
              <w:rPr>
                <w:noProof/>
              </w:rPr>
              <mc:AlternateContent>
                <mc:Choice Requires="wps">
                  <w:drawing>
                    <wp:anchor distT="0" distB="0" distL="114300" distR="114300" simplePos="0" relativeHeight="251717632" behindDoc="0" locked="0" layoutInCell="1" allowOverlap="1" wp14:anchorId="06433BEF" wp14:editId="5C5EE36A">
                      <wp:simplePos x="0" y="0"/>
                      <wp:positionH relativeFrom="column">
                        <wp:posOffset>1817370</wp:posOffset>
                      </wp:positionH>
                      <wp:positionV relativeFrom="paragraph">
                        <wp:posOffset>1659255</wp:posOffset>
                      </wp:positionV>
                      <wp:extent cx="502920" cy="252095"/>
                      <wp:effectExtent l="0" t="0" r="11430" b="14605"/>
                      <wp:wrapNone/>
                      <wp:docPr id="22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9D57738" id="Oval 86" o:spid="_x0000_s1026" style="position:absolute;margin-left:143.1pt;margin-top:130.65pt;width:39.6pt;height:19.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4ls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" strokecolor="red" strokeweight="2pt">
                      <v:fill opacity="0"/>
                    </v:oval>
                  </w:pict>
                </mc:Fallback>
              </mc:AlternateContent>
            </w:r>
            <w:r w:rsidR="002F6DDC" w:rsidRPr="00AE54B3">
              <w:rPr>
                <w:noProof/>
              </w:rPr>
              <w:drawing>
                <wp:inline distT="0" distB="0" distL="0" distR="0" wp14:anchorId="5ACF306A" wp14:editId="598133D7">
                  <wp:extent cx="2354580" cy="1924656"/>
                  <wp:effectExtent l="0" t="0" r="7620" b="0"/>
                  <wp:docPr id="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2150" cy="1939018"/>
                          </a:xfrm>
                          <a:prstGeom prst="rect">
                            <a:avLst/>
                          </a:prstGeom>
                          <a:noFill/>
                          <a:ln>
                            <a:noFill/>
                          </a:ln>
                        </pic:spPr>
                      </pic:pic>
                    </a:graphicData>
                  </a:graphic>
                </wp:inline>
              </w:drawing>
            </w:r>
          </w:p>
        </w:tc>
      </w:tr>
      <w:tr w:rsidR="00F15E99" w:rsidTr="00F15E99">
        <w:tc>
          <w:tcPr>
            <w:tcW w:w="10511" w:type="dxa"/>
            <w:gridSpan w:val="2"/>
          </w:tcPr>
          <w:p w:rsidR="00F15E99" w:rsidRDefault="00F15E99">
            <w:pPr>
              <w:pStyle w:val="ListParagraph"/>
              <w:numPr>
                <w:ilvl w:val="0"/>
                <w:numId w:val="11"/>
              </w:numPr>
              <w:tabs>
                <w:tab w:val="left" w:pos="342"/>
              </w:tabs>
              <w:ind w:left="691" w:right="720"/>
              <w:pPrChange w:id="165" w:author="Lesley Bross" w:date="2020-10-05T15:01:00Z">
                <w:pPr>
                  <w:numPr>
                    <w:numId w:val="3"/>
                  </w:numPr>
                  <w:tabs>
                    <w:tab w:val="left" w:pos="342"/>
                  </w:tabs>
                  <w:spacing w:before="120"/>
                  <w:ind w:left="1080" w:right="720" w:hanging="360"/>
                </w:pPr>
              </w:pPrChange>
            </w:pPr>
            <w:r w:rsidRPr="007C4278">
              <w:rPr>
                <w:b/>
                <w:noProof/>
                <w:rPrChange w:id="166" w:author="Lesley Bross" w:date="2020-10-05T15:01:00Z">
                  <w:rPr>
                    <w:b/>
                    <w:bCs/>
                  </w:rPr>
                </w:rPrChange>
              </w:rPr>
              <w:t>Create ODBC connection</w:t>
            </w:r>
            <w:r w:rsidRPr="007C4278">
              <w:rPr>
                <w:noProof/>
                <w:rPrChange w:id="167" w:author="Lesley Bross" w:date="2020-10-05T15:01:00Z">
                  <w:rPr>
                    <w:b/>
                    <w:bCs/>
                  </w:rPr>
                </w:rPrChange>
              </w:rPr>
              <w:t>:</w:t>
            </w:r>
            <w:r w:rsidRPr="00F15E99">
              <w:rPr>
                <w:noProof/>
              </w:rPr>
              <w:t xml:space="preserve"> </w:t>
            </w:r>
            <w:ins w:id="168" w:author="Lesley Bross" w:date="2020-10-05T14:35:00Z">
              <w:r w:rsidR="00234CB4">
                <w:rPr>
                  <w:noProof/>
                </w:rPr>
                <w:t xml:space="preserve">If your computer is on the Forest Service network, skip this step and proceed to step </w:t>
              </w:r>
            </w:ins>
            <w:ins w:id="169" w:author="Lesley Bross" w:date="2020-10-05T14:36:00Z">
              <w:r w:rsidR="007C4278">
                <w:rPr>
                  <w:noProof/>
                </w:rPr>
                <w:t>27</w:t>
              </w:r>
              <w:r w:rsidR="00234CB4">
                <w:rPr>
                  <w:noProof/>
                </w:rPr>
                <w:t xml:space="preserve">. Otherwise, </w:t>
              </w:r>
            </w:ins>
            <w:ins w:id="170" w:author="Lesley Bross" w:date="2020-10-05T14:38:00Z">
              <w:r w:rsidR="00234CB4">
                <w:rPr>
                  <w:noProof/>
                </w:rPr>
                <w:t>n</w:t>
              </w:r>
            </w:ins>
            <w:del w:id="171" w:author="Lesley Bross" w:date="2020-10-05T14:36:00Z">
              <w:r w:rsidR="00232DFD" w:rsidDel="00234CB4">
                <w:rPr>
                  <w:noProof/>
                </w:rPr>
                <w:delText>N</w:delText>
              </w:r>
            </w:del>
            <w:r w:rsidRPr="00F15E99">
              <w:rPr>
                <w:noProof/>
              </w:rPr>
              <w:t>avigate to the c:\windows\</w:t>
            </w:r>
            <w:del w:id="172" w:author="Lesley Bross" w:date="2020-10-05T14:39:00Z">
              <w:r w:rsidRPr="00F15E99" w:rsidDel="00234CB4">
                <w:rPr>
                  <w:noProof/>
                </w:rPr>
                <w:delText xml:space="preserve">sysWOW64 </w:delText>
              </w:r>
            </w:del>
            <w:ins w:id="173" w:author="Lesley Bross" w:date="2020-10-05T14:39:00Z">
              <w:r w:rsidR="00234CB4">
                <w:rPr>
                  <w:noProof/>
                </w:rPr>
                <w:t>system32</w:t>
              </w:r>
              <w:r w:rsidR="00234CB4" w:rsidRPr="00F15E99">
                <w:rPr>
                  <w:noProof/>
                </w:rPr>
                <w:t xml:space="preserve"> </w:t>
              </w:r>
            </w:ins>
            <w:r w:rsidRPr="00F15E99">
              <w:rPr>
                <w:noProof/>
              </w:rPr>
              <w:t xml:space="preserve">folder and </w:t>
            </w:r>
            <w:r w:rsidR="00232DFD">
              <w:rPr>
                <w:noProof/>
              </w:rPr>
              <w:t>run</w:t>
            </w:r>
            <w:r w:rsidRPr="00F15E99">
              <w:rPr>
                <w:noProof/>
              </w:rPr>
              <w:t xml:space="preserve"> odbcad32.exe as an administrator.  </w:t>
            </w:r>
            <w:r w:rsidR="00232DFD">
              <w:rPr>
                <w:noProof/>
              </w:rPr>
              <w:t>Click</w:t>
            </w:r>
            <w:r w:rsidRPr="00F15E99">
              <w:rPr>
                <w:noProof/>
              </w:rPr>
              <w:t xml:space="preserve"> System DSN tab, and select &lt;Add&gt; to add</w:t>
            </w:r>
            <w:r w:rsidR="00232DFD">
              <w:rPr>
                <w:noProof/>
              </w:rPr>
              <w:t xml:space="preserve"> </w:t>
            </w:r>
            <w:r w:rsidRPr="00F15E99">
              <w:rPr>
                <w:noProof/>
              </w:rPr>
              <w:t>data source</w:t>
            </w:r>
          </w:p>
        </w:tc>
      </w:tr>
      <w:tr w:rsidR="00232DFD" w:rsidTr="00232DFD">
        <w:tc>
          <w:tcPr>
            <w:tcW w:w="5323" w:type="dxa"/>
          </w:tcPr>
          <w:p w:rsidR="002F6DDC" w:rsidRDefault="00F15E99" w:rsidP="00031E4D">
            <w:pPr>
              <w:numPr>
                <w:ilvl w:val="1"/>
                <w:numId w:val="3"/>
              </w:numPr>
              <w:tabs>
                <w:tab w:val="left" w:pos="990"/>
              </w:tabs>
              <w:spacing w:before="120"/>
              <w:ind w:left="518" w:right="720"/>
            </w:pPr>
            <w:r w:rsidRPr="00F15E99">
              <w:t>Choose the System DSN tab, and select &lt;Add&gt; to initiate adding a data source</w:t>
            </w:r>
          </w:p>
        </w:tc>
        <w:tc>
          <w:tcPr>
            <w:tcW w:w="5188" w:type="dxa"/>
          </w:tcPr>
          <w:p w:rsidR="002F6DDC" w:rsidRDefault="00F15E99" w:rsidP="00031E4D">
            <w:pPr>
              <w:numPr>
                <w:ilvl w:val="1"/>
                <w:numId w:val="3"/>
              </w:numPr>
              <w:tabs>
                <w:tab w:val="left" w:pos="342"/>
                <w:tab w:val="left" w:pos="432"/>
              </w:tabs>
              <w:spacing w:before="120"/>
              <w:ind w:left="432" w:right="720"/>
            </w:pPr>
            <w:r w:rsidRPr="00F15E99">
              <w:t>Select ORACLE in XE as the data source driver</w:t>
            </w:r>
          </w:p>
        </w:tc>
      </w:tr>
      <w:tr w:rsidR="00232DFD" w:rsidTr="00232DFD">
        <w:tc>
          <w:tcPr>
            <w:tcW w:w="5323" w:type="dxa"/>
          </w:tcPr>
          <w:p w:rsidR="002F6DDC" w:rsidRDefault="00232DFD" w:rsidP="00F15E99">
            <w:pPr>
              <w:tabs>
                <w:tab w:val="left" w:pos="990"/>
              </w:tabs>
              <w:ind w:right="720"/>
            </w:pPr>
            <w:r>
              <w:rPr>
                <w:noProof/>
              </w:rPr>
              <mc:AlternateContent>
                <mc:Choice Requires="wps">
                  <w:drawing>
                    <wp:anchor distT="0" distB="0" distL="114300" distR="114300" simplePos="0" relativeHeight="251727872" behindDoc="0" locked="0" layoutInCell="1" allowOverlap="1" wp14:anchorId="204ADA36" wp14:editId="72A2076E">
                      <wp:simplePos x="0" y="0"/>
                      <wp:positionH relativeFrom="column">
                        <wp:posOffset>255270</wp:posOffset>
                      </wp:positionH>
                      <wp:positionV relativeFrom="paragraph">
                        <wp:posOffset>131445</wp:posOffset>
                      </wp:positionV>
                      <wp:extent cx="631190" cy="304800"/>
                      <wp:effectExtent l="17145" t="17780" r="18415" b="20320"/>
                      <wp:wrapNone/>
                      <wp:docPr id="260"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585F1DE" id="Oval 26" o:spid="_x0000_s1026" style="position:absolute;margin-left:20.1pt;margin-top:10.35pt;width:49.7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" strokecolor="red" strokeweight="2pt">
                      <v:fill opacity="0"/>
                    </v:oval>
                  </w:pict>
                </mc:Fallback>
              </mc:AlternateContent>
            </w:r>
            <w:r>
              <w:rPr>
                <w:noProof/>
              </w:rPr>
              <mc:AlternateContent>
                <mc:Choice Requires="wps">
                  <w:drawing>
                    <wp:anchor distT="0" distB="0" distL="114300" distR="114300" simplePos="0" relativeHeight="251721728" behindDoc="0" locked="0" layoutInCell="1" allowOverlap="1" wp14:anchorId="5D506B95" wp14:editId="713C2265">
                      <wp:simplePos x="0" y="0"/>
                      <wp:positionH relativeFrom="column">
                        <wp:posOffset>1657350</wp:posOffset>
                      </wp:positionH>
                      <wp:positionV relativeFrom="paragraph">
                        <wp:posOffset>342265</wp:posOffset>
                      </wp:positionV>
                      <wp:extent cx="609600" cy="274320"/>
                      <wp:effectExtent l="0" t="0" r="19050" b="11430"/>
                      <wp:wrapNone/>
                      <wp:docPr id="25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A321C9C" id="Oval 86" o:spid="_x0000_s1026" style="position:absolute;margin-left:130.5pt;margin-top:26.95pt;width:48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" strokecolor="red" strokeweight="2pt">
                      <v:fill opacity="0"/>
                    </v:oval>
                  </w:pict>
                </mc:Fallback>
              </mc:AlternateContent>
            </w:r>
            <w:r w:rsidR="00F15E99" w:rsidRPr="00AE54B3">
              <w:rPr>
                <w:noProof/>
              </w:rPr>
              <w:drawing>
                <wp:inline distT="0" distB="0" distL="0" distR="0" wp14:anchorId="5BEA9355" wp14:editId="5122FAB8">
                  <wp:extent cx="2339340" cy="1936005"/>
                  <wp:effectExtent l="0" t="0" r="3810" b="7620"/>
                  <wp:docPr id="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4070" cy="1948195"/>
                          </a:xfrm>
                          <a:prstGeom prst="rect">
                            <a:avLst/>
                          </a:prstGeom>
                          <a:noFill/>
                          <a:ln>
                            <a:noFill/>
                          </a:ln>
                        </pic:spPr>
                      </pic:pic>
                    </a:graphicData>
                  </a:graphic>
                </wp:inline>
              </w:drawing>
            </w:r>
          </w:p>
        </w:tc>
        <w:tc>
          <w:tcPr>
            <w:tcW w:w="5188" w:type="dxa"/>
          </w:tcPr>
          <w:p w:rsidR="002F6DDC" w:rsidRDefault="00232DFD" w:rsidP="00F15E99">
            <w:pPr>
              <w:tabs>
                <w:tab w:val="left" w:pos="306"/>
              </w:tabs>
              <w:ind w:right="720"/>
            </w:pPr>
            <w:r>
              <w:rPr>
                <w:noProof/>
              </w:rPr>
              <mc:AlternateContent>
                <mc:Choice Requires="wps">
                  <w:drawing>
                    <wp:anchor distT="0" distB="0" distL="114300" distR="114300" simplePos="0" relativeHeight="251723776" behindDoc="0" locked="0" layoutInCell="1" allowOverlap="1" wp14:anchorId="27502DA8" wp14:editId="49F45AB3">
                      <wp:simplePos x="0" y="0"/>
                      <wp:positionH relativeFrom="column">
                        <wp:posOffset>1393825</wp:posOffset>
                      </wp:positionH>
                      <wp:positionV relativeFrom="paragraph">
                        <wp:posOffset>1524635</wp:posOffset>
                      </wp:positionV>
                      <wp:extent cx="609600" cy="274320"/>
                      <wp:effectExtent l="0" t="0" r="19050" b="11430"/>
                      <wp:wrapNone/>
                      <wp:docPr id="2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54FC2A1" id="Oval 86" o:spid="_x0000_s1026" style="position:absolute;margin-left:109.75pt;margin-top:120.05pt;width:48pt;height:21.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" strokecolor="red" strokeweight="2pt">
                      <v:fill opacity="0"/>
                    </v:oval>
                  </w:pict>
                </mc:Fallback>
              </mc:AlternateContent>
            </w:r>
            <w:r w:rsidR="00F15E99" w:rsidRPr="00AE54B3">
              <w:rPr>
                <w:noProof/>
              </w:rPr>
              <w:drawing>
                <wp:inline distT="0" distB="0" distL="0" distR="0" wp14:anchorId="5671CF59" wp14:editId="672C5B3A">
                  <wp:extent cx="2423160" cy="1814835"/>
                  <wp:effectExtent l="0" t="0" r="0" b="0"/>
                  <wp:docPr id="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1415" cy="1835997"/>
                          </a:xfrm>
                          <a:prstGeom prst="rect">
                            <a:avLst/>
                          </a:prstGeom>
                          <a:noFill/>
                          <a:ln>
                            <a:noFill/>
                          </a:ln>
                        </pic:spPr>
                      </pic:pic>
                    </a:graphicData>
                  </a:graphic>
                </wp:inline>
              </w:drawing>
            </w:r>
          </w:p>
        </w:tc>
      </w:tr>
      <w:tr w:rsidR="00232DFD" w:rsidTr="00232DFD">
        <w:tc>
          <w:tcPr>
            <w:tcW w:w="5323" w:type="dxa"/>
          </w:tcPr>
          <w:p w:rsidR="00232DFD" w:rsidRPr="00F15E99" w:rsidRDefault="00232DFD" w:rsidP="00031E4D">
            <w:pPr>
              <w:numPr>
                <w:ilvl w:val="1"/>
                <w:numId w:val="3"/>
              </w:numPr>
              <w:tabs>
                <w:tab w:val="left" w:pos="342"/>
              </w:tabs>
              <w:spacing w:before="120"/>
              <w:ind w:left="432" w:right="720"/>
            </w:pPr>
            <w:r w:rsidRPr="00F15E99">
              <w:t>Enter the connection information exactly as it appears below</w:t>
            </w:r>
          </w:p>
        </w:tc>
        <w:tc>
          <w:tcPr>
            <w:tcW w:w="5188" w:type="dxa"/>
          </w:tcPr>
          <w:p w:rsidR="00232DFD" w:rsidRDefault="00232DFD" w:rsidP="00031E4D">
            <w:pPr>
              <w:numPr>
                <w:ilvl w:val="1"/>
                <w:numId w:val="3"/>
              </w:numPr>
              <w:tabs>
                <w:tab w:val="left" w:pos="342"/>
              </w:tabs>
              <w:spacing w:before="120"/>
              <w:ind w:left="432" w:right="720"/>
            </w:pPr>
            <w:r>
              <w:t>Then</w:t>
            </w:r>
            <w:r w:rsidRPr="00F15E99">
              <w:t xml:space="preserve"> click &lt;Test Connection&gt; to ensure that the service works as intended</w:t>
            </w:r>
            <w:r w:rsidR="00BE6032">
              <w:t xml:space="preserve">, </w:t>
            </w:r>
            <w:r w:rsidR="00BE6032" w:rsidRPr="00BE6032">
              <w:rPr>
                <w:b/>
                <w:bCs/>
              </w:rPr>
              <w:t>THEN</w:t>
            </w:r>
            <w:r w:rsidR="00BE6032">
              <w:t xml:space="preserve"> &lt;OK&gt;</w:t>
            </w:r>
          </w:p>
        </w:tc>
      </w:tr>
      <w:tr w:rsidR="00232DFD" w:rsidTr="00232DFD">
        <w:tc>
          <w:tcPr>
            <w:tcW w:w="5323" w:type="dxa"/>
          </w:tcPr>
          <w:p w:rsidR="002F6DDC" w:rsidRDefault="00232DFD" w:rsidP="00232DFD">
            <w:pPr>
              <w:tabs>
                <w:tab w:val="left" w:pos="342"/>
              </w:tabs>
              <w:ind w:left="72" w:right="720"/>
            </w:pPr>
            <w:r w:rsidRPr="00AE54B3">
              <w:rPr>
                <w:noProof/>
              </w:rPr>
              <w:drawing>
                <wp:inline distT="0" distB="0" distL="0" distR="0" wp14:anchorId="022ED6A9" wp14:editId="59EDB91B">
                  <wp:extent cx="3093718" cy="1844040"/>
                  <wp:effectExtent l="0" t="0" r="0" b="3810"/>
                  <wp:docPr id="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6822" cy="1923378"/>
                          </a:xfrm>
                          <a:prstGeom prst="rect">
                            <a:avLst/>
                          </a:prstGeom>
                          <a:noFill/>
                          <a:ln>
                            <a:noFill/>
                          </a:ln>
                        </pic:spPr>
                      </pic:pic>
                    </a:graphicData>
                  </a:graphic>
                </wp:inline>
              </w:drawing>
            </w:r>
          </w:p>
        </w:tc>
        <w:tc>
          <w:tcPr>
            <w:tcW w:w="5188" w:type="dxa"/>
          </w:tcPr>
          <w:p w:rsidR="002F6DDC" w:rsidRDefault="00BE6032" w:rsidP="00232DFD">
            <w:pPr>
              <w:tabs>
                <w:tab w:val="left" w:pos="342"/>
              </w:tabs>
              <w:ind w:left="72" w:right="720"/>
            </w:pPr>
            <w:r>
              <w:rPr>
                <w:noProof/>
              </w:rPr>
              <mc:AlternateContent>
                <mc:Choice Requires="wps">
                  <w:drawing>
                    <wp:anchor distT="0" distB="0" distL="114300" distR="114300" simplePos="0" relativeHeight="251736064" behindDoc="0" locked="0" layoutInCell="1" allowOverlap="1" wp14:anchorId="69F6CC57" wp14:editId="3C0A0BE2">
                      <wp:simplePos x="0" y="0"/>
                      <wp:positionH relativeFrom="column">
                        <wp:posOffset>2426970</wp:posOffset>
                      </wp:positionH>
                      <wp:positionV relativeFrom="paragraph">
                        <wp:posOffset>95885</wp:posOffset>
                      </wp:positionV>
                      <wp:extent cx="609600" cy="274320"/>
                      <wp:effectExtent l="0" t="0" r="19050" b="11430"/>
                      <wp:wrapNone/>
                      <wp:docPr id="2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94AB4E0" id="Oval 86" o:spid="_x0000_s1026" style="position:absolute;margin-left:191.1pt;margin-top:7.55pt;width:48pt;height:2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25824" behindDoc="0" locked="0" layoutInCell="1" allowOverlap="1" wp14:anchorId="54CB7430" wp14:editId="1C353C51">
                      <wp:simplePos x="0" y="0"/>
                      <wp:positionH relativeFrom="column">
                        <wp:posOffset>2422525</wp:posOffset>
                      </wp:positionH>
                      <wp:positionV relativeFrom="paragraph">
                        <wp:posOffset>508635</wp:posOffset>
                      </wp:positionV>
                      <wp:extent cx="609600" cy="274320"/>
                      <wp:effectExtent l="0" t="0" r="19050" b="11430"/>
                      <wp:wrapNone/>
                      <wp:docPr id="2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7E1728A" id="Oval 86" o:spid="_x0000_s1026" style="position:absolute;margin-left:190.75pt;margin-top:40.05pt;width:48pt;height:21.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" strokecolor="red" strokeweight="2pt">
                      <v:fill opacity="0"/>
                    </v:oval>
                  </w:pict>
                </mc:Fallback>
              </mc:AlternateContent>
            </w:r>
            <w:r w:rsidR="00232DFD" w:rsidRPr="00AE54B3">
              <w:rPr>
                <w:noProof/>
              </w:rPr>
              <w:drawing>
                <wp:inline distT="0" distB="0" distL="0" distR="0" wp14:anchorId="5123C5A6" wp14:editId="64626165">
                  <wp:extent cx="2998882" cy="1790700"/>
                  <wp:effectExtent l="0" t="0" r="0" b="0"/>
                  <wp:docPr id="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9282" cy="1808853"/>
                          </a:xfrm>
                          <a:prstGeom prst="rect">
                            <a:avLst/>
                          </a:prstGeom>
                          <a:noFill/>
                          <a:ln>
                            <a:noFill/>
                          </a:ln>
                        </pic:spPr>
                      </pic:pic>
                    </a:graphicData>
                  </a:graphic>
                </wp:inline>
              </w:drawing>
            </w:r>
          </w:p>
        </w:tc>
      </w:tr>
    </w:tbl>
    <w:p w:rsidR="00232DFD" w:rsidRDefault="00232DFD">
      <w:del w:id="174" w:author="Lesley Bross" w:date="2020-10-05T15:01:00Z">
        <w:r w:rsidDel="007C4278">
          <w:lastRenderedPageBreak/>
          <w:br w:type="page"/>
        </w:r>
      </w:del>
    </w:p>
    <w:tbl>
      <w:tblPr>
        <w:tblStyle w:val="TableGrid"/>
        <w:tblW w:w="0" w:type="auto"/>
        <w:tblInd w:w="625" w:type="dxa"/>
        <w:tblLook w:val="04A0" w:firstRow="1" w:lastRow="0" w:firstColumn="1" w:lastColumn="0" w:noHBand="0" w:noVBand="1"/>
      </w:tblPr>
      <w:tblGrid>
        <w:gridCol w:w="5610"/>
        <w:gridCol w:w="4901"/>
      </w:tblGrid>
      <w:tr w:rsidR="00232DFD" w:rsidTr="00BE6032">
        <w:tc>
          <w:tcPr>
            <w:tcW w:w="5610" w:type="dxa"/>
          </w:tcPr>
          <w:p w:rsidR="00232DFD" w:rsidRPr="00AE54B3" w:rsidRDefault="00BE6032" w:rsidP="00031E4D">
            <w:pPr>
              <w:numPr>
                <w:ilvl w:val="1"/>
                <w:numId w:val="3"/>
              </w:numPr>
              <w:tabs>
                <w:tab w:val="left" w:pos="426"/>
              </w:tabs>
              <w:ind w:left="432" w:right="720"/>
              <w:rPr>
                <w:noProof/>
              </w:rPr>
            </w:pPr>
            <w:r w:rsidRPr="00BE6032">
              <w:rPr>
                <w:noProof/>
              </w:rPr>
              <w:t>Enter TNS Service name: XE, User ID: fcs_biosum and password: fcs, then click &lt;OK&gt;.</w:t>
            </w:r>
          </w:p>
        </w:tc>
        <w:tc>
          <w:tcPr>
            <w:tcW w:w="4901" w:type="dxa"/>
          </w:tcPr>
          <w:p w:rsidR="00232DFD" w:rsidRDefault="00BE6032" w:rsidP="00031E4D">
            <w:pPr>
              <w:numPr>
                <w:ilvl w:val="1"/>
                <w:numId w:val="3"/>
              </w:numPr>
              <w:tabs>
                <w:tab w:val="left" w:pos="342"/>
              </w:tabs>
              <w:ind w:left="330" w:right="720" w:hanging="258"/>
            </w:pPr>
            <w:r w:rsidRPr="00BE6032">
              <w:t>A “Connection Successful” result is validation of a working ORACLE connection.</w:t>
            </w:r>
          </w:p>
        </w:tc>
      </w:tr>
      <w:tr w:rsidR="00232DFD" w:rsidTr="00BE6032">
        <w:tc>
          <w:tcPr>
            <w:tcW w:w="5610" w:type="dxa"/>
          </w:tcPr>
          <w:p w:rsidR="00232DFD" w:rsidRPr="00AE54B3" w:rsidRDefault="00BE6032" w:rsidP="00BE6032">
            <w:pPr>
              <w:ind w:left="72" w:right="720"/>
              <w:rPr>
                <w:noProof/>
              </w:rPr>
            </w:pPr>
            <w:r>
              <w:rPr>
                <w:noProof/>
              </w:rPr>
              <mc:AlternateContent>
                <mc:Choice Requires="wps">
                  <w:drawing>
                    <wp:anchor distT="0" distB="0" distL="114300" distR="114300" simplePos="0" relativeHeight="251731968" behindDoc="0" locked="0" layoutInCell="1" allowOverlap="1" wp14:anchorId="644870D3" wp14:editId="4A1D3694">
                      <wp:simplePos x="0" y="0"/>
                      <wp:positionH relativeFrom="column">
                        <wp:posOffset>1943735</wp:posOffset>
                      </wp:positionH>
                      <wp:positionV relativeFrom="paragraph">
                        <wp:posOffset>615315</wp:posOffset>
                      </wp:positionV>
                      <wp:extent cx="609600" cy="274320"/>
                      <wp:effectExtent l="0" t="0" r="19050" b="11430"/>
                      <wp:wrapNone/>
                      <wp:docPr id="26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FFE4D94" id="Oval 86" o:spid="_x0000_s1026" style="position:absolute;margin-left:153.05pt;margin-top:48.45pt;width:48pt;height:21.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29920" behindDoc="0" locked="0" layoutInCell="1" allowOverlap="1" wp14:anchorId="644870D3" wp14:editId="4A1D3694">
                      <wp:simplePos x="0" y="0"/>
                      <wp:positionH relativeFrom="column">
                        <wp:posOffset>206375</wp:posOffset>
                      </wp:positionH>
                      <wp:positionV relativeFrom="paragraph">
                        <wp:posOffset>1400175</wp:posOffset>
                      </wp:positionV>
                      <wp:extent cx="609600" cy="274320"/>
                      <wp:effectExtent l="0" t="0" r="19050" b="11430"/>
                      <wp:wrapNone/>
                      <wp:docPr id="26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176D270" id="Oval 86" o:spid="_x0000_s1026" style="position:absolute;margin-left:16.25pt;margin-top:110.25pt;width:48pt;height:21.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" strokecolor="red" strokeweight="2pt">
                      <v:fill opacity="0"/>
                    </v:oval>
                  </w:pict>
                </mc:Fallback>
              </mc:AlternateContent>
            </w:r>
            <w:r w:rsidRPr="00AE54B3">
              <w:rPr>
                <w:noProof/>
              </w:rPr>
              <w:drawing>
                <wp:inline distT="0" distB="0" distL="0" distR="0" wp14:anchorId="76D8C643" wp14:editId="753AF2D8">
                  <wp:extent cx="2750820" cy="1958464"/>
                  <wp:effectExtent l="0" t="0" r="0" b="381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8349" cy="1970944"/>
                          </a:xfrm>
                          <a:prstGeom prst="rect">
                            <a:avLst/>
                          </a:prstGeom>
                          <a:noFill/>
                          <a:ln>
                            <a:noFill/>
                          </a:ln>
                        </pic:spPr>
                      </pic:pic>
                    </a:graphicData>
                  </a:graphic>
                </wp:inline>
              </w:drawing>
            </w:r>
          </w:p>
        </w:tc>
        <w:tc>
          <w:tcPr>
            <w:tcW w:w="4901" w:type="dxa"/>
          </w:tcPr>
          <w:p w:rsidR="00232DFD" w:rsidRDefault="00BE6032" w:rsidP="00BE6032">
            <w:pPr>
              <w:ind w:left="72" w:right="720"/>
            </w:pPr>
            <w:r>
              <w:rPr>
                <w:noProof/>
              </w:rPr>
              <mc:AlternateContent>
                <mc:Choice Requires="wps">
                  <w:drawing>
                    <wp:anchor distT="0" distB="0" distL="114300" distR="114300" simplePos="0" relativeHeight="251734016" behindDoc="0" locked="0" layoutInCell="1" allowOverlap="1" wp14:anchorId="644870D3" wp14:editId="4A1D3694">
                      <wp:simplePos x="0" y="0"/>
                      <wp:positionH relativeFrom="column">
                        <wp:posOffset>1200785</wp:posOffset>
                      </wp:positionH>
                      <wp:positionV relativeFrom="paragraph">
                        <wp:posOffset>1293495</wp:posOffset>
                      </wp:positionV>
                      <wp:extent cx="609600" cy="274320"/>
                      <wp:effectExtent l="0" t="0" r="19050" b="11430"/>
                      <wp:wrapNone/>
                      <wp:docPr id="26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BBB648C" id="Oval 86" o:spid="_x0000_s1026" style="position:absolute;margin-left:94.55pt;margin-top:101.85pt;width:48pt;height:2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" strokecolor="red" strokeweight="2pt">
                      <v:fill opacity="0"/>
                    </v:oval>
                  </w:pict>
                </mc:Fallback>
              </mc:AlternateContent>
            </w:r>
            <w:r w:rsidRPr="00AE54B3">
              <w:rPr>
                <w:noProof/>
              </w:rPr>
              <w:drawing>
                <wp:inline distT="0" distB="0" distL="0" distR="0" wp14:anchorId="66CBD642" wp14:editId="34E79C8F">
                  <wp:extent cx="2194560" cy="1817001"/>
                  <wp:effectExtent l="0" t="0" r="0" b="0"/>
                  <wp:docPr id="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2121" cy="1823261"/>
                          </a:xfrm>
                          <a:prstGeom prst="rect">
                            <a:avLst/>
                          </a:prstGeom>
                          <a:noFill/>
                          <a:ln>
                            <a:noFill/>
                          </a:ln>
                        </pic:spPr>
                      </pic:pic>
                    </a:graphicData>
                  </a:graphic>
                </wp:inline>
              </w:drawing>
            </w:r>
          </w:p>
        </w:tc>
      </w:tr>
      <w:tr w:rsidR="00BE6032" w:rsidTr="00332DD5">
        <w:tc>
          <w:tcPr>
            <w:tcW w:w="10511" w:type="dxa"/>
            <w:gridSpan w:val="2"/>
          </w:tcPr>
          <w:p w:rsidR="00BE6032" w:rsidRPr="00AE54B3" w:rsidRDefault="00BE6032" w:rsidP="00BE6032">
            <w:pPr>
              <w:ind w:left="72" w:right="720"/>
              <w:rPr>
                <w:noProof/>
              </w:rPr>
            </w:pPr>
            <w:r w:rsidRPr="00BE6032">
              <w:rPr>
                <w:noProof/>
              </w:rPr>
              <w:t>If the test connection fails, check to see if the Oracle XE services are running.  In the task bar on the desktop, select &lt;Start&gt; right click &lt;My Computer&gt; and select &lt;Manage&gt;.  On the computer management form select &lt;Services and Applications&gt;&lt;Services&gt; and check to see if &lt;OracleServiceXE&gt; is started and &lt;OracleXETNSListener&gt; is started. To start either of the Oracle XE services, right-click on the service and select &lt;Start&gt;.  Test the ODBC connection again. If the connection fails a second time then contact FIA BIOSUM support staff for assistance.</w:t>
            </w:r>
          </w:p>
        </w:tc>
      </w:tr>
    </w:tbl>
    <w:p w:rsidR="00232DFD" w:rsidRDefault="00232DFD"/>
    <w:p w:rsidR="00496767" w:rsidRDefault="00496767" w:rsidP="00CC6314">
      <w:pPr>
        <w:ind w:left="990" w:right="720" w:firstLine="720"/>
      </w:pPr>
    </w:p>
    <w:p w:rsidR="00671F6A" w:rsidRDefault="00671F6A">
      <w:pPr>
        <w:numPr>
          <w:ilvl w:val="0"/>
          <w:numId w:val="11"/>
        </w:numPr>
        <w:tabs>
          <w:tab w:val="left" w:pos="990"/>
        </w:tabs>
        <w:ind w:right="720"/>
        <w:pPrChange w:id="175" w:author="Lesley Bross" w:date="2020-10-05T14:51:00Z">
          <w:pPr>
            <w:numPr>
              <w:numId w:val="3"/>
            </w:numPr>
            <w:tabs>
              <w:tab w:val="left" w:pos="990"/>
            </w:tabs>
            <w:ind w:left="1080" w:right="720" w:hanging="360"/>
          </w:pPr>
        </w:pPrChange>
      </w:pPr>
      <w:r>
        <w:rPr>
          <w:b/>
        </w:rPr>
        <w:t xml:space="preserve">ODBC Registry Edit: </w:t>
      </w:r>
      <w:r>
        <w:t xml:space="preserve">Add the ODBC Oracle </w:t>
      </w:r>
      <w:proofErr w:type="gramStart"/>
      <w:r>
        <w:t>fcs</w:t>
      </w:r>
      <w:proofErr w:type="gramEnd"/>
      <w:r>
        <w:t xml:space="preserve"> password. Adding the </w:t>
      </w:r>
      <w:proofErr w:type="gramStart"/>
      <w:r>
        <w:t>fcs</w:t>
      </w:r>
      <w:proofErr w:type="gramEnd"/>
      <w:r>
        <w:t xml:space="preserve"> password to the registry will prevent the user from being prompted for the password each time BIOSUM requests access to the fcs-&gt;BIOSUM_VOLUME table.  </w:t>
      </w:r>
    </w:p>
    <w:p w:rsidR="00671F6A" w:rsidRDefault="00671F6A" w:rsidP="00671F6A">
      <w:pPr>
        <w:tabs>
          <w:tab w:val="left" w:pos="990"/>
        </w:tabs>
        <w:ind w:left="990" w:right="720"/>
        <w:rPr>
          <w:b/>
        </w:rPr>
      </w:pPr>
    </w:p>
    <w:p w:rsidR="00671F6A" w:rsidRDefault="00671F6A" w:rsidP="00671F6A">
      <w:pPr>
        <w:tabs>
          <w:tab w:val="left" w:pos="990"/>
        </w:tabs>
        <w:ind w:left="990" w:right="720"/>
      </w:pPr>
      <w:r>
        <w:t xml:space="preserve">In the task bar on the desktop, select &lt;Start&gt;. </w:t>
      </w:r>
      <w:r w:rsidR="001E66F7">
        <w:t>T</w:t>
      </w:r>
      <w:r>
        <w:t>ype in the text box ‘</w:t>
      </w:r>
      <w:proofErr w:type="spellStart"/>
      <w:r>
        <w:t>regedit</w:t>
      </w:r>
      <w:proofErr w:type="spellEnd"/>
      <w:r>
        <w:t xml:space="preserve">’ and press &lt;enter&gt;.  </w:t>
      </w:r>
    </w:p>
    <w:p w:rsidR="00671F6A" w:rsidRDefault="00671F6A" w:rsidP="00671F6A">
      <w:pPr>
        <w:tabs>
          <w:tab w:val="left" w:pos="990"/>
        </w:tabs>
        <w:ind w:left="990" w:right="720"/>
      </w:pPr>
    </w:p>
    <w:p w:rsidR="00671F6A" w:rsidRPr="00671F6A" w:rsidRDefault="00671F6A" w:rsidP="00671F6A">
      <w:pPr>
        <w:tabs>
          <w:tab w:val="left" w:pos="990"/>
        </w:tabs>
        <w:ind w:left="990" w:right="720"/>
      </w:pPr>
      <w:r>
        <w:t xml:space="preserve">In the registry editor form, select &lt;Edit&gt;&lt;Find&gt; and enter the search information displayed </w:t>
      </w:r>
      <w:r w:rsidR="001E66F7">
        <w:t>below</w:t>
      </w:r>
      <w:r>
        <w:t xml:space="preserve"> and select &lt;Find Next&gt;.</w:t>
      </w:r>
    </w:p>
    <w:p w:rsidR="00671F6A" w:rsidRDefault="00671F6A" w:rsidP="00671F6A">
      <w:pPr>
        <w:tabs>
          <w:tab w:val="left" w:pos="990"/>
        </w:tabs>
        <w:ind w:left="990" w:right="720"/>
      </w:pPr>
    </w:p>
    <w:p w:rsidR="001E66F7" w:rsidRDefault="00780E05" w:rsidP="00671F6A">
      <w:pPr>
        <w:tabs>
          <w:tab w:val="left" w:pos="990"/>
        </w:tabs>
        <w:ind w:left="990" w:right="720"/>
      </w:pPr>
      <w:r>
        <w:rPr>
          <w:noProof/>
        </w:rPr>
        <mc:AlternateContent>
          <mc:Choice Requires="wps">
            <w:drawing>
              <wp:anchor distT="0" distB="0" distL="114300" distR="114300" simplePos="0" relativeHeight="251660288" behindDoc="0" locked="0" layoutInCell="1" allowOverlap="1">
                <wp:simplePos x="0" y="0"/>
                <wp:positionH relativeFrom="column">
                  <wp:posOffset>3704590</wp:posOffset>
                </wp:positionH>
                <wp:positionV relativeFrom="paragraph">
                  <wp:posOffset>265430</wp:posOffset>
                </wp:positionV>
                <wp:extent cx="661670" cy="403860"/>
                <wp:effectExtent l="13335" t="15875" r="20320" b="18415"/>
                <wp:wrapNone/>
                <wp:docPr id="23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4038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438C04E" id="Oval 29" o:spid="_x0000_s1026" style="position:absolute;margin-left:291.7pt;margin-top:20.9pt;width:52.1pt;height:3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" strokecolor="red" strokeweight="2pt">
                <v:fill opacity="0"/>
              </v:oval>
            </w:pict>
          </mc:Fallback>
        </mc:AlternateContent>
      </w:r>
      <w:r w:rsidRPr="00AE54B3">
        <w:rPr>
          <w:noProof/>
        </w:rPr>
        <w:drawing>
          <wp:inline distT="0" distB="0" distL="0" distR="0">
            <wp:extent cx="3924300" cy="1847850"/>
            <wp:effectExtent l="0" t="0" r="0" b="0"/>
            <wp:docPr id="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4300" cy="1847850"/>
                    </a:xfrm>
                    <a:prstGeom prst="rect">
                      <a:avLst/>
                    </a:prstGeom>
                    <a:noFill/>
                    <a:ln>
                      <a:noFill/>
                    </a:ln>
                  </pic:spPr>
                </pic:pic>
              </a:graphicData>
            </a:graphic>
          </wp:inline>
        </w:drawing>
      </w:r>
    </w:p>
    <w:p w:rsidR="00671F6A" w:rsidRDefault="00671F6A" w:rsidP="00671F6A">
      <w:pPr>
        <w:tabs>
          <w:tab w:val="left" w:pos="990"/>
        </w:tabs>
        <w:ind w:left="990" w:right="720"/>
        <w:jc w:val="center"/>
      </w:pPr>
    </w:p>
    <w:p w:rsidR="00671F6A" w:rsidRPr="00671F6A" w:rsidRDefault="00671F6A" w:rsidP="00671F6A">
      <w:pPr>
        <w:tabs>
          <w:tab w:val="left" w:pos="990"/>
        </w:tabs>
        <w:ind w:left="990" w:right="720"/>
      </w:pPr>
    </w:p>
    <w:p w:rsidR="00671F6A" w:rsidRDefault="00671F6A" w:rsidP="00671F6A">
      <w:pPr>
        <w:tabs>
          <w:tab w:val="left" w:pos="990"/>
        </w:tabs>
        <w:ind w:left="990" w:right="720"/>
        <w:rPr>
          <w:b/>
        </w:rPr>
      </w:pPr>
    </w:p>
    <w:p w:rsidR="00671F6A" w:rsidRPr="001F6189" w:rsidRDefault="00671F6A" w:rsidP="00671F6A">
      <w:pPr>
        <w:tabs>
          <w:tab w:val="left" w:pos="990"/>
        </w:tabs>
        <w:ind w:left="990" w:right="720"/>
      </w:pPr>
      <w:r>
        <w:lastRenderedPageBreak/>
        <w:t>When the search finds the ODBC DSN string</w:t>
      </w:r>
      <w:r w:rsidR="001E66F7">
        <w:t>,</w:t>
      </w:r>
      <w:r>
        <w:t xml:space="preserve"> double click on the &lt;Password&gt; value and in the text box type ‘fcs’</w:t>
      </w:r>
      <w:r w:rsidR="00655CC4">
        <w:t xml:space="preserve">, then </w:t>
      </w:r>
      <w:r w:rsidR="001E66F7">
        <w:t>click</w:t>
      </w:r>
      <w:r>
        <w:t xml:space="preserve"> &lt;OK&gt;.  </w:t>
      </w:r>
    </w:p>
    <w:p w:rsidR="00671F6A" w:rsidRDefault="00671F6A" w:rsidP="00671F6A">
      <w:pPr>
        <w:tabs>
          <w:tab w:val="left" w:pos="990"/>
        </w:tabs>
        <w:ind w:left="990" w:right="720"/>
      </w:pPr>
    </w:p>
    <w:p w:rsidR="00671F6A" w:rsidRDefault="00780E05" w:rsidP="00671F6A">
      <w:pPr>
        <w:tabs>
          <w:tab w:val="left" w:pos="990"/>
        </w:tabs>
        <w:ind w:left="990" w:right="720"/>
      </w:pPr>
      <w:r>
        <w:rPr>
          <w:noProof/>
        </w:rPr>
        <mc:AlternateContent>
          <mc:Choice Requires="wps">
            <w:drawing>
              <wp:anchor distT="0" distB="0" distL="114300" distR="114300" simplePos="0" relativeHeight="251661312" behindDoc="0" locked="0" layoutInCell="1" allowOverlap="1">
                <wp:simplePos x="0" y="0"/>
                <wp:positionH relativeFrom="column">
                  <wp:posOffset>2906395</wp:posOffset>
                </wp:positionH>
                <wp:positionV relativeFrom="paragraph">
                  <wp:posOffset>1253490</wp:posOffset>
                </wp:positionV>
                <wp:extent cx="454025" cy="231775"/>
                <wp:effectExtent l="15240" t="16510" r="16510" b="18415"/>
                <wp:wrapNone/>
                <wp:docPr id="2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231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3718786" id="Oval 30" o:spid="_x0000_s1026" style="position:absolute;margin-left:228.85pt;margin-top:98.7pt;width:35.7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" strokecolor="red" strokeweight="2pt">
                <v:fill opacity="0"/>
              </v:oval>
            </w:pict>
          </mc:Fallback>
        </mc:AlternateContent>
      </w:r>
      <w:r w:rsidR="001E66F7" w:rsidRPr="001E66F7">
        <w:rPr>
          <w:noProof/>
        </w:rPr>
        <w:t xml:space="preserve"> </w:t>
      </w:r>
      <w:r w:rsidRPr="00AE54B3">
        <w:rPr>
          <w:noProof/>
        </w:rPr>
        <w:drawing>
          <wp:inline distT="0" distB="0" distL="0" distR="0">
            <wp:extent cx="3752850" cy="1666875"/>
            <wp:effectExtent l="0" t="0" r="0" b="9525"/>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2850" cy="1666875"/>
                    </a:xfrm>
                    <a:prstGeom prst="rect">
                      <a:avLst/>
                    </a:prstGeom>
                    <a:noFill/>
                    <a:ln>
                      <a:noFill/>
                    </a:ln>
                  </pic:spPr>
                </pic:pic>
              </a:graphicData>
            </a:graphic>
          </wp:inline>
        </w:drawing>
      </w:r>
    </w:p>
    <w:p w:rsidR="00671F6A" w:rsidRDefault="00671F6A" w:rsidP="00671F6A">
      <w:pPr>
        <w:tabs>
          <w:tab w:val="left" w:pos="990"/>
        </w:tabs>
        <w:ind w:left="990" w:right="720"/>
      </w:pPr>
    </w:p>
    <w:p w:rsidR="00E87220" w:rsidRDefault="00E87220" w:rsidP="00E87220">
      <w:pPr>
        <w:tabs>
          <w:tab w:val="left" w:pos="990"/>
        </w:tabs>
        <w:ind w:left="630" w:right="720"/>
        <w:jc w:val="center"/>
      </w:pPr>
    </w:p>
    <w:p w:rsidR="00582FC5" w:rsidRDefault="00582FC5">
      <w:pPr>
        <w:pStyle w:val="ListParagraph"/>
        <w:numPr>
          <w:ilvl w:val="0"/>
          <w:numId w:val="11"/>
        </w:numPr>
        <w:spacing w:after="120"/>
        <w:contextualSpacing w:val="0"/>
        <w:pPrChange w:id="176" w:author="Lesley Bross" w:date="2020-10-05T14:51:00Z">
          <w:pPr>
            <w:pStyle w:val="ListParagraph"/>
            <w:numPr>
              <w:numId w:val="3"/>
            </w:numPr>
            <w:spacing w:after="120"/>
            <w:ind w:left="1080" w:hanging="360"/>
            <w:contextualSpacing w:val="0"/>
          </w:pPr>
        </w:pPrChange>
      </w:pPr>
      <w:r>
        <w:t xml:space="preserve">If running Access 2016, Office 365 or any other version later than 2013, you will need to install the </w:t>
      </w:r>
      <w:r w:rsidRPr="00582FC5">
        <w:rPr>
          <w:b/>
          <w:bCs/>
        </w:rPr>
        <w:t xml:space="preserve">MS Office 2013 </w:t>
      </w:r>
      <w:ins w:id="177" w:author="Lesley Bross" w:date="2020-10-05T14:44:00Z">
        <w:r w:rsidR="007358E0">
          <w:rPr>
            <w:b/>
            <w:bCs/>
          </w:rPr>
          <w:t>64</w:t>
        </w:r>
      </w:ins>
      <w:del w:id="178" w:author="Lesley Bross" w:date="2020-10-05T14:44:00Z">
        <w:r w:rsidRPr="00582FC5" w:rsidDel="007358E0">
          <w:rPr>
            <w:b/>
            <w:bCs/>
          </w:rPr>
          <w:delText>32</w:delText>
        </w:r>
      </w:del>
      <w:r w:rsidRPr="00582FC5">
        <w:rPr>
          <w:b/>
          <w:bCs/>
        </w:rPr>
        <w:t>-bit runtime library</w:t>
      </w:r>
      <w:r w:rsidRPr="00582FC5">
        <w:t xml:space="preserve"> Access_runtime_</w:t>
      </w:r>
      <w:del w:id="179" w:author="Lesley Bross" w:date="2020-10-05T14:45:00Z">
        <w:r w:rsidRPr="00582FC5" w:rsidDel="007358E0">
          <w:delText>x86</w:delText>
        </w:r>
      </w:del>
      <w:ins w:id="180" w:author="Lesley Bross" w:date="2020-10-05T14:45:00Z">
        <w:r w:rsidR="007358E0" w:rsidRPr="00582FC5">
          <w:t>x</w:t>
        </w:r>
        <w:r w:rsidR="007358E0">
          <w:t>64</w:t>
        </w:r>
      </w:ins>
      <w:r w:rsidRPr="00582FC5">
        <w:t>_en-us.exe</w:t>
      </w:r>
      <w:r>
        <w:t>.</w:t>
      </w:r>
      <w:r w:rsidRPr="00582FC5">
        <w:t xml:space="preserve"> </w:t>
      </w:r>
      <w:r>
        <w:t xml:space="preserve">This can be </w:t>
      </w:r>
      <w:r w:rsidRPr="00582FC5">
        <w:t>download</w:t>
      </w:r>
      <w:r>
        <w:t>ed</w:t>
      </w:r>
      <w:r w:rsidRPr="00582FC5">
        <w:t xml:space="preserve"> via https://www.microsoft.com/en-us/download/details.aspx?id=39358</w:t>
      </w:r>
      <w:del w:id="181" w:author="Lesley Bross" w:date="2020-10-05T15:07:00Z">
        <w:r w:rsidRPr="00582FC5" w:rsidDel="00225B76">
          <w:delText xml:space="preserve"> </w:delText>
        </w:r>
      </w:del>
      <w:r w:rsidRPr="00582FC5">
        <w:t xml:space="preserve">, </w:t>
      </w:r>
      <w:r>
        <w:t>and must be installed with elevated or admin privileges</w:t>
      </w:r>
      <w:r w:rsidRPr="00582FC5">
        <w:t>.</w:t>
      </w:r>
      <w:ins w:id="182" w:author="Lesley Bross" w:date="2020-10-05T15:40:00Z">
        <w:r w:rsidR="00A74188">
          <w:t xml:space="preserve"> </w:t>
        </w:r>
      </w:ins>
    </w:p>
    <w:p w:rsidR="00621EA9" w:rsidRDefault="00FB482C">
      <w:pPr>
        <w:pStyle w:val="ListParagraph"/>
        <w:numPr>
          <w:ilvl w:val="0"/>
          <w:numId w:val="11"/>
        </w:numPr>
        <w:spacing w:before="240" w:after="120"/>
        <w:pPrChange w:id="183" w:author="Lesley Bross" w:date="2020-10-05T14:51:00Z">
          <w:pPr>
            <w:pStyle w:val="ListParagraph"/>
            <w:numPr>
              <w:numId w:val="3"/>
            </w:numPr>
            <w:spacing w:before="240" w:after="120"/>
            <w:ind w:left="1080" w:hanging="360"/>
          </w:pPr>
        </w:pPrChange>
      </w:pPr>
      <w:r>
        <w:t>Path Statement modification (essential if</w:t>
      </w:r>
      <w:ins w:id="184" w:author="Lesley Bross" w:date="2020-10-05T15:40:00Z">
        <w:r w:rsidR="00A74188">
          <w:t xml:space="preserve"> </w:t>
        </w:r>
      </w:ins>
      <w:del w:id="185" w:author="Lesley Bross" w:date="2020-10-05T15:40:00Z">
        <w:r w:rsidDel="00A74188">
          <w:delText xml:space="preserve">, as on Forest Service computers, </w:delText>
        </w:r>
      </w:del>
      <w:r>
        <w:t xml:space="preserve">there are other versions of ORACLE installed). </w:t>
      </w:r>
      <w:ins w:id="186" w:author="Lesley Bross" w:date="2020-10-05T15:40:00Z">
        <w:r w:rsidR="00A74188">
          <w:t>Forest service users can skip this step because they are not using ORACLE.</w:t>
        </w:r>
      </w:ins>
    </w:p>
    <w:p w:rsidR="00FB482C" w:rsidRDefault="00FB482C" w:rsidP="00621EA9">
      <w:pPr>
        <w:spacing w:before="240" w:after="120"/>
        <w:ind w:left="1080"/>
      </w:pPr>
      <w:r>
        <w:t>Setting the PATH variable in the command prompt only exists for the life of the command prompt.  To permanently set the PATH variable follow these steps:</w:t>
      </w:r>
    </w:p>
    <w:p w:rsidR="00FB482C" w:rsidRDefault="00FB482C" w:rsidP="00FB482C">
      <w:pPr>
        <w:pStyle w:val="ListParagraph"/>
        <w:numPr>
          <w:ilvl w:val="1"/>
          <w:numId w:val="3"/>
        </w:numPr>
        <w:spacing w:after="120"/>
      </w:pPr>
      <w:r>
        <w:t xml:space="preserve">Run a command prompt (CMD.EXE) with </w:t>
      </w:r>
      <w:del w:id="187" w:author="Lesley Bross" w:date="2020-10-05T15:41:00Z">
        <w:r w:rsidDel="00A74188">
          <w:delText xml:space="preserve">elevated privileges or </w:delText>
        </w:r>
      </w:del>
      <w:r>
        <w:t xml:space="preserve">admin </w:t>
      </w:r>
      <w:del w:id="188" w:author="Lesley Bross" w:date="2020-10-05T15:41:00Z">
        <w:r w:rsidDel="00A74188">
          <w:delText xml:space="preserve">status </w:delText>
        </w:r>
      </w:del>
      <w:ins w:id="189" w:author="Lesley Bross" w:date="2020-10-05T15:41:00Z">
        <w:r w:rsidR="00A74188">
          <w:t xml:space="preserve">access </w:t>
        </w:r>
      </w:ins>
    </w:p>
    <w:p w:rsidR="00FB482C" w:rsidRDefault="00FB482C" w:rsidP="00FB482C">
      <w:pPr>
        <w:pStyle w:val="ListParagraph"/>
        <w:numPr>
          <w:ilvl w:val="1"/>
          <w:numId w:val="3"/>
        </w:numPr>
        <w:spacing w:after="120"/>
      </w:pPr>
      <w:r>
        <w:t xml:space="preserve">Type </w:t>
      </w:r>
      <w:proofErr w:type="spellStart"/>
      <w:r>
        <w:t>sysdm.cpl</w:t>
      </w:r>
      <w:proofErr w:type="spellEnd"/>
      <w:r>
        <w:t xml:space="preserve"> &lt;Enter&gt;</w:t>
      </w:r>
    </w:p>
    <w:p w:rsidR="00FB482C" w:rsidRDefault="00FB482C" w:rsidP="00FB482C">
      <w:pPr>
        <w:pStyle w:val="ListParagraph"/>
        <w:numPr>
          <w:ilvl w:val="1"/>
          <w:numId w:val="3"/>
        </w:numPr>
        <w:spacing w:after="120"/>
      </w:pPr>
      <w:r>
        <w:t>Click the &lt;Advanced&gt; tab</w:t>
      </w:r>
    </w:p>
    <w:p w:rsidR="00FB482C" w:rsidRDefault="00FB482C" w:rsidP="00FB482C">
      <w:pPr>
        <w:pStyle w:val="ListParagraph"/>
        <w:numPr>
          <w:ilvl w:val="1"/>
          <w:numId w:val="3"/>
        </w:numPr>
        <w:spacing w:after="120"/>
      </w:pPr>
      <w:r>
        <w:t>Click the button &lt;Environment Variables&gt;</w:t>
      </w:r>
    </w:p>
    <w:p w:rsidR="00FB482C" w:rsidRDefault="00FB482C" w:rsidP="00FB482C">
      <w:pPr>
        <w:pStyle w:val="ListParagraph"/>
        <w:numPr>
          <w:ilvl w:val="1"/>
          <w:numId w:val="3"/>
        </w:numPr>
        <w:spacing w:after="120"/>
      </w:pPr>
      <w:r>
        <w:t>Find the PATH variable in the bottom ‘System’ list</w:t>
      </w:r>
    </w:p>
    <w:p w:rsidR="00FB482C" w:rsidRDefault="00FB482C" w:rsidP="00FB482C">
      <w:pPr>
        <w:pStyle w:val="ListParagraph"/>
        <w:numPr>
          <w:ilvl w:val="1"/>
          <w:numId w:val="3"/>
        </w:numPr>
        <w:spacing w:after="120"/>
      </w:pPr>
      <w:r>
        <w:t xml:space="preserve">If the ORACLEXE path isn’t in first position, move it there as shown below </w:t>
      </w:r>
    </w:p>
    <w:p w:rsidR="00FB482C" w:rsidRDefault="00FB482C" w:rsidP="00FB482C">
      <w:pPr>
        <w:spacing w:after="120"/>
        <w:ind w:left="1440"/>
      </w:pPr>
    </w:p>
    <w:tbl>
      <w:tblPr>
        <w:tblStyle w:val="TableGrid"/>
        <w:tblW w:w="0" w:type="auto"/>
        <w:tblInd w:w="1440" w:type="dxa"/>
        <w:tblLook w:val="04A0" w:firstRow="1" w:lastRow="0" w:firstColumn="1" w:lastColumn="0" w:noHBand="0" w:noVBand="1"/>
      </w:tblPr>
      <w:tblGrid>
        <w:gridCol w:w="4320"/>
        <w:gridCol w:w="5376"/>
      </w:tblGrid>
      <w:tr w:rsidR="00621EA9" w:rsidTr="00621EA9">
        <w:tc>
          <w:tcPr>
            <w:tcW w:w="5821" w:type="dxa"/>
          </w:tcPr>
          <w:p w:rsidR="00621EA9" w:rsidRDefault="00621EA9" w:rsidP="00FB482C">
            <w:pPr>
              <w:spacing w:after="120"/>
            </w:pPr>
            <w:r>
              <w:rPr>
                <w:noProof/>
              </w:rPr>
              <w:lastRenderedPageBreak/>
              <w:drawing>
                <wp:inline distT="0" distB="0" distL="0" distR="0" wp14:anchorId="652388FC" wp14:editId="4079C2AB">
                  <wp:extent cx="2312061" cy="262632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2193" cy="2637832"/>
                          </a:xfrm>
                          <a:prstGeom prst="rect">
                            <a:avLst/>
                          </a:prstGeom>
                        </pic:spPr>
                      </pic:pic>
                    </a:graphicData>
                  </a:graphic>
                </wp:inline>
              </w:drawing>
            </w:r>
          </w:p>
        </w:tc>
        <w:tc>
          <w:tcPr>
            <w:tcW w:w="3875" w:type="dxa"/>
          </w:tcPr>
          <w:p w:rsidR="00621EA9" w:rsidRDefault="00621EA9" w:rsidP="00FB482C">
            <w:pPr>
              <w:spacing w:after="120"/>
            </w:pPr>
            <w:r>
              <w:rPr>
                <w:noProof/>
              </w:rPr>
              <w:drawing>
                <wp:inline distT="0" distB="0" distL="0" distR="0" wp14:anchorId="0ECCD431" wp14:editId="372DB8E5">
                  <wp:extent cx="3272537" cy="309779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9814" cy="3123611"/>
                          </a:xfrm>
                          <a:prstGeom prst="rect">
                            <a:avLst/>
                          </a:prstGeom>
                        </pic:spPr>
                      </pic:pic>
                    </a:graphicData>
                  </a:graphic>
                </wp:inline>
              </w:drawing>
            </w:r>
          </w:p>
        </w:tc>
      </w:tr>
      <w:tr w:rsidR="00621EA9" w:rsidTr="00A76F6D">
        <w:tc>
          <w:tcPr>
            <w:tcW w:w="9696" w:type="dxa"/>
            <w:gridSpan w:val="2"/>
          </w:tcPr>
          <w:p w:rsidR="00621EA9" w:rsidRDefault="00621EA9" w:rsidP="00FB482C">
            <w:pPr>
              <w:spacing w:after="120"/>
            </w:pPr>
            <w:r>
              <w:rPr>
                <w:noProof/>
              </w:rPr>
              <w:drawing>
                <wp:inline distT="0" distB="0" distL="0" distR="0" wp14:anchorId="2BAD8D60" wp14:editId="3C155AD1">
                  <wp:extent cx="3601528" cy="342384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5722" cy="3446845"/>
                          </a:xfrm>
                          <a:prstGeom prst="rect">
                            <a:avLst/>
                          </a:prstGeom>
                        </pic:spPr>
                      </pic:pic>
                    </a:graphicData>
                  </a:graphic>
                </wp:inline>
              </w:drawing>
            </w:r>
          </w:p>
        </w:tc>
      </w:tr>
    </w:tbl>
    <w:p w:rsidR="00621EA9" w:rsidRPr="00582FC5" w:rsidRDefault="00621EA9" w:rsidP="00FB482C">
      <w:pPr>
        <w:spacing w:after="120"/>
        <w:ind w:left="1440"/>
      </w:pPr>
    </w:p>
    <w:p w:rsidR="001E66F7" w:rsidRPr="0010778B" w:rsidRDefault="00671F6A">
      <w:pPr>
        <w:numPr>
          <w:ilvl w:val="0"/>
          <w:numId w:val="11"/>
        </w:numPr>
        <w:tabs>
          <w:tab w:val="left" w:pos="990"/>
        </w:tabs>
        <w:ind w:right="720"/>
        <w:pPrChange w:id="190" w:author="Lesley Bross" w:date="2020-10-05T14:51:00Z">
          <w:pPr>
            <w:numPr>
              <w:numId w:val="3"/>
            </w:numPr>
            <w:tabs>
              <w:tab w:val="left" w:pos="990"/>
            </w:tabs>
            <w:ind w:left="1080" w:right="720" w:hanging="360"/>
          </w:pPr>
        </w:pPrChange>
      </w:pPr>
      <w:r>
        <w:rPr>
          <w:b/>
        </w:rPr>
        <w:t xml:space="preserve">Additional </w:t>
      </w:r>
      <w:r w:rsidR="001E66F7">
        <w:rPr>
          <w:b/>
        </w:rPr>
        <w:t xml:space="preserve">(optional) </w:t>
      </w:r>
      <w:r w:rsidR="00E87220">
        <w:rPr>
          <w:b/>
        </w:rPr>
        <w:t>ODBC connection</w:t>
      </w:r>
      <w:r>
        <w:rPr>
          <w:b/>
        </w:rPr>
        <w:t xml:space="preserve"> test</w:t>
      </w:r>
      <w:ins w:id="191" w:author="Lesley Bross" w:date="2020-10-05T15:41:00Z">
        <w:r w:rsidR="00A74188">
          <w:rPr>
            <w:b/>
          </w:rPr>
          <w:t xml:space="preserve"> for non-Forest Service users</w:t>
        </w:r>
      </w:ins>
      <w:r w:rsidR="00E87220">
        <w:rPr>
          <w:b/>
        </w:rPr>
        <w:t xml:space="preserve">:  </w:t>
      </w:r>
    </w:p>
    <w:p w:rsidR="006A3BA8" w:rsidRDefault="00F34255" w:rsidP="00582FC5">
      <w:pPr>
        <w:numPr>
          <w:ilvl w:val="0"/>
          <w:numId w:val="8"/>
        </w:numPr>
        <w:tabs>
          <w:tab w:val="left" w:pos="990"/>
        </w:tabs>
        <w:ind w:right="720"/>
      </w:pPr>
      <w:r>
        <w:t>Open any MDB or ACCDB file</w:t>
      </w:r>
      <w:r w:rsidR="001E66F7">
        <w:t>,</w:t>
      </w:r>
      <w:r>
        <w:t xml:space="preserve"> select </w:t>
      </w:r>
      <w:r w:rsidR="001E66F7">
        <w:t xml:space="preserve">the </w:t>
      </w:r>
      <w:r>
        <w:t>&lt;External Data&gt;</w:t>
      </w:r>
      <w:r w:rsidR="001E66F7">
        <w:t xml:space="preserve"> tab and choose &lt;ODBC Database&gt;.</w:t>
      </w:r>
    </w:p>
    <w:p w:rsidR="006A3BA8" w:rsidRDefault="006A3BA8" w:rsidP="006A3BA8">
      <w:pPr>
        <w:tabs>
          <w:tab w:val="left" w:pos="990"/>
        </w:tabs>
        <w:ind w:left="990" w:right="720"/>
        <w:jc w:val="center"/>
      </w:pPr>
    </w:p>
    <w:p w:rsidR="00F34255" w:rsidRDefault="00780E05" w:rsidP="006A3BA8">
      <w:pPr>
        <w:tabs>
          <w:tab w:val="left" w:pos="990"/>
        </w:tabs>
        <w:ind w:left="990" w:right="720"/>
        <w:jc w:val="center"/>
      </w:pPr>
      <w:r>
        <w:rPr>
          <w:noProof/>
        </w:rPr>
        <w:lastRenderedPageBreak/>
        <mc:AlternateContent>
          <mc:Choice Requires="wps">
            <w:drawing>
              <wp:anchor distT="0" distB="0" distL="114300" distR="114300" simplePos="0" relativeHeight="251653120" behindDoc="0" locked="0" layoutInCell="1" allowOverlap="1">
                <wp:simplePos x="0" y="0"/>
                <wp:positionH relativeFrom="column">
                  <wp:posOffset>2733675</wp:posOffset>
                </wp:positionH>
                <wp:positionV relativeFrom="paragraph">
                  <wp:posOffset>388620</wp:posOffset>
                </wp:positionV>
                <wp:extent cx="971550" cy="1029335"/>
                <wp:effectExtent l="0" t="0" r="19050" b="18415"/>
                <wp:wrapNone/>
                <wp:docPr id="22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0293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C82F094" id="Oval 86" o:spid="_x0000_s1026" style="position:absolute;margin-left:215.25pt;margin-top:30.6pt;width:76.5pt;height:8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" strokecolor="red" strokeweight="2pt">
                <v:fill opacity="0"/>
              </v:oval>
            </w:pict>
          </mc:Fallback>
        </mc:AlternateContent>
      </w:r>
      <w:r w:rsidRPr="00AE54B3">
        <w:rPr>
          <w:noProof/>
        </w:rPr>
        <w:drawing>
          <wp:inline distT="0" distB="0" distL="0" distR="0">
            <wp:extent cx="5172075" cy="3152775"/>
            <wp:effectExtent l="0" t="0" r="9525" b="9525"/>
            <wp:docPr id="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2075" cy="3152775"/>
                    </a:xfrm>
                    <a:prstGeom prst="rect">
                      <a:avLst/>
                    </a:prstGeom>
                    <a:noFill/>
                    <a:ln>
                      <a:noFill/>
                    </a:ln>
                  </pic:spPr>
                </pic:pic>
              </a:graphicData>
            </a:graphic>
          </wp:inline>
        </w:drawing>
      </w:r>
      <w:r w:rsidR="001E66F7" w:rsidDel="001E66F7">
        <w:t xml:space="preserve"> </w:t>
      </w:r>
    </w:p>
    <w:p w:rsidR="006A3BA8" w:rsidRDefault="006A3BA8" w:rsidP="006A3BA8">
      <w:pPr>
        <w:tabs>
          <w:tab w:val="left" w:pos="990"/>
        </w:tabs>
        <w:ind w:left="990" w:right="720"/>
        <w:jc w:val="center"/>
      </w:pPr>
    </w:p>
    <w:p w:rsidR="006A3BA8" w:rsidRDefault="00A14B6E" w:rsidP="00582FC5">
      <w:pPr>
        <w:numPr>
          <w:ilvl w:val="0"/>
          <w:numId w:val="8"/>
        </w:numPr>
        <w:tabs>
          <w:tab w:val="left" w:pos="990"/>
        </w:tabs>
        <w:ind w:right="720"/>
      </w:pPr>
      <w:r>
        <w:t>Select &lt;Link to the data source by creating a linked table&gt; and then click &lt;OK&gt;.</w:t>
      </w:r>
    </w:p>
    <w:p w:rsidR="00A14B6E" w:rsidRDefault="00A14B6E" w:rsidP="00A14B6E">
      <w:pPr>
        <w:tabs>
          <w:tab w:val="left" w:pos="990"/>
        </w:tabs>
        <w:ind w:left="990" w:right="720"/>
      </w:pPr>
    </w:p>
    <w:p w:rsidR="00A14B6E" w:rsidRDefault="00780E05" w:rsidP="00A14B6E">
      <w:pPr>
        <w:tabs>
          <w:tab w:val="left" w:pos="990"/>
        </w:tabs>
        <w:ind w:left="990" w:right="720"/>
        <w:jc w:val="center"/>
      </w:pPr>
      <w:r>
        <w:rPr>
          <w:noProof/>
        </w:rPr>
        <mc:AlternateContent>
          <mc:Choice Requires="wps">
            <w:drawing>
              <wp:anchor distT="0" distB="0" distL="114300" distR="114300" simplePos="0" relativeHeight="251652096" behindDoc="0" locked="0" layoutInCell="1" allowOverlap="1">
                <wp:simplePos x="0" y="0"/>
                <wp:positionH relativeFrom="column">
                  <wp:posOffset>4681855</wp:posOffset>
                </wp:positionH>
                <wp:positionV relativeFrom="paragraph">
                  <wp:posOffset>3451860</wp:posOffset>
                </wp:positionV>
                <wp:extent cx="733425" cy="343535"/>
                <wp:effectExtent l="0" t="0" r="28575" b="18415"/>
                <wp:wrapNone/>
                <wp:docPr id="22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6701421" id="Oval 86" o:spid="_x0000_s1026" style="position:absolute;margin-left:368.65pt;margin-top:271.8pt;width:57.75pt;height:27.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hKgIAAE0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1100455</wp:posOffset>
                </wp:positionH>
                <wp:positionV relativeFrom="paragraph">
                  <wp:posOffset>1508760</wp:posOffset>
                </wp:positionV>
                <wp:extent cx="3419475" cy="485775"/>
                <wp:effectExtent l="0" t="0" r="28575" b="28575"/>
                <wp:wrapNone/>
                <wp:docPr id="2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485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7991E7B" id="Oval 86" o:spid="_x0000_s1026" style="position:absolute;margin-left:86.65pt;margin-top:118.8pt;width:269.2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" strokecolor="red" strokeweight="2pt">
                <v:fill opacity="0"/>
              </v:oval>
            </w:pict>
          </mc:Fallback>
        </mc:AlternateContent>
      </w:r>
      <w:r w:rsidRPr="00AE54B3">
        <w:rPr>
          <w:noProof/>
        </w:rPr>
        <w:drawing>
          <wp:inline distT="0" distB="0" distL="0" distR="0">
            <wp:extent cx="5200650" cy="3810000"/>
            <wp:effectExtent l="0" t="0" r="0" b="0"/>
            <wp:docPr id="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0650" cy="3810000"/>
                    </a:xfrm>
                    <a:prstGeom prst="rect">
                      <a:avLst/>
                    </a:prstGeom>
                    <a:noFill/>
                    <a:ln>
                      <a:noFill/>
                    </a:ln>
                  </pic:spPr>
                </pic:pic>
              </a:graphicData>
            </a:graphic>
          </wp:inline>
        </w:drawing>
      </w:r>
    </w:p>
    <w:p w:rsidR="0029336B" w:rsidRDefault="00780E05" w:rsidP="00582FC5">
      <w:pPr>
        <w:numPr>
          <w:ilvl w:val="0"/>
          <w:numId w:val="8"/>
        </w:numPr>
        <w:tabs>
          <w:tab w:val="left" w:pos="990"/>
        </w:tabs>
        <w:ind w:right="720"/>
      </w:pPr>
      <w:r>
        <w:rPr>
          <w:noProof/>
        </w:rPr>
        <mc:AlternateContent>
          <mc:Choice Requires="wps">
            <w:drawing>
              <wp:anchor distT="0" distB="0" distL="114300" distR="114300" simplePos="0" relativeHeight="251656192" behindDoc="0" locked="0" layoutInCell="1" allowOverlap="1">
                <wp:simplePos x="0" y="0"/>
                <wp:positionH relativeFrom="column">
                  <wp:posOffset>2986405</wp:posOffset>
                </wp:positionH>
                <wp:positionV relativeFrom="paragraph">
                  <wp:posOffset>3746500</wp:posOffset>
                </wp:positionV>
                <wp:extent cx="876300" cy="343535"/>
                <wp:effectExtent l="0" t="0" r="19050" b="18415"/>
                <wp:wrapNone/>
                <wp:docPr id="2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36CB7D" id="Oval 86" o:spid="_x0000_s1026" style="position:absolute;margin-left:235.15pt;margin-top:295pt;width:69pt;height:2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IK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jpd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" strokecolor="red" strokeweight="2pt">
                <v:fill opacity="0"/>
              </v:oval>
            </w:pict>
          </mc:Fallback>
        </mc:AlternateContent>
      </w:r>
      <w:r w:rsidR="00A14B6E">
        <w:t xml:space="preserve">Select &lt;Machine Data Source&gt; tab, &lt;FIA </w:t>
      </w:r>
      <w:proofErr w:type="spellStart"/>
      <w:r w:rsidR="00A14B6E">
        <w:t>Biosum</w:t>
      </w:r>
      <w:proofErr w:type="spellEnd"/>
      <w:r w:rsidR="00A14B6E">
        <w:t xml:space="preserve"> Oracle Services&gt; and &lt;OK&gt;</w:t>
      </w:r>
      <w:r w:rsidR="0029336B">
        <w:br/>
      </w:r>
      <w:r w:rsidR="0029336B">
        <w:br/>
      </w:r>
      <w:r w:rsidR="006C6C91">
        <w:rPr>
          <w:noProof/>
        </w:rPr>
        <w:lastRenderedPageBreak/>
        <mc:AlternateContent>
          <mc:Choice Requires="wps">
            <w:drawing>
              <wp:anchor distT="0" distB="0" distL="114300" distR="114300" simplePos="0" relativeHeight="251655168" behindDoc="0" locked="0" layoutInCell="1" allowOverlap="1">
                <wp:simplePos x="0" y="0"/>
                <wp:positionH relativeFrom="column">
                  <wp:posOffset>1279525</wp:posOffset>
                </wp:positionH>
                <wp:positionV relativeFrom="paragraph">
                  <wp:posOffset>976630</wp:posOffset>
                </wp:positionV>
                <wp:extent cx="1609725" cy="343535"/>
                <wp:effectExtent l="0" t="0" r="28575" b="1841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DE02B6" id="Oval 86" o:spid="_x0000_s1026" style="position:absolute;margin-left:100.75pt;margin-top:76.9pt;width:126.75pt;height:2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rZI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" strokecolor="red" strokeweight="2pt">
                <v:fill opacity="0"/>
              </v:oval>
            </w:pict>
          </mc:Fallback>
        </mc:AlternateContent>
      </w:r>
      <w:r w:rsidRPr="00AE54B3">
        <w:rPr>
          <w:noProof/>
        </w:rPr>
        <w:drawing>
          <wp:inline distT="0" distB="0" distL="0" distR="0">
            <wp:extent cx="4371975" cy="3819525"/>
            <wp:effectExtent l="0" t="0" r="9525" b="9525"/>
            <wp:docPr id="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1975" cy="3819525"/>
                    </a:xfrm>
                    <a:prstGeom prst="rect">
                      <a:avLst/>
                    </a:prstGeom>
                    <a:noFill/>
                    <a:ln>
                      <a:noFill/>
                    </a:ln>
                  </pic:spPr>
                </pic:pic>
              </a:graphicData>
            </a:graphic>
          </wp:inline>
        </w:drawing>
      </w:r>
      <w:r w:rsidR="0029336B">
        <w:rPr>
          <w:noProof/>
        </w:rPr>
        <w:br/>
      </w:r>
    </w:p>
    <w:p w:rsidR="0029336B" w:rsidRDefault="000327F3" w:rsidP="00582FC5">
      <w:pPr>
        <w:numPr>
          <w:ilvl w:val="0"/>
          <w:numId w:val="8"/>
        </w:numPr>
        <w:tabs>
          <w:tab w:val="left" w:pos="990"/>
        </w:tabs>
        <w:ind w:right="720"/>
      </w:pPr>
      <w:r>
        <w:rPr>
          <w:noProof/>
        </w:rPr>
        <mc:AlternateContent>
          <mc:Choice Requires="wps">
            <w:drawing>
              <wp:anchor distT="0" distB="0" distL="114300" distR="114300" simplePos="0" relativeHeight="251758592" behindDoc="0" locked="0" layoutInCell="1" allowOverlap="1" wp14:anchorId="4F852D5B" wp14:editId="4329D5AC">
                <wp:simplePos x="0" y="0"/>
                <wp:positionH relativeFrom="column">
                  <wp:posOffset>3451860</wp:posOffset>
                </wp:positionH>
                <wp:positionV relativeFrom="paragraph">
                  <wp:posOffset>868045</wp:posOffset>
                </wp:positionV>
                <wp:extent cx="876300" cy="343535"/>
                <wp:effectExtent l="0" t="0" r="19050" b="18415"/>
                <wp:wrapNone/>
                <wp:docPr id="28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6C52C85" id="Oval 86" o:spid="_x0000_s1026" style="position:absolute;margin-left:271.8pt;margin-top:68.35pt;width:69pt;height:27.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qF/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" strokecolor="red" strokeweight="2pt">
                <v:fill opacity="0"/>
              </v:oval>
            </w:pict>
          </mc:Fallback>
        </mc:AlternateContent>
      </w:r>
      <w:r w:rsidR="0029336B">
        <w:t>If ODBC is successful</w:t>
      </w:r>
      <w:r w:rsidR="00BC67A9">
        <w:t>,</w:t>
      </w:r>
      <w:r w:rsidR="0029336B">
        <w:t xml:space="preserve"> then the </w:t>
      </w:r>
      <w:r w:rsidR="00BC67A9">
        <w:t xml:space="preserve">tables in the </w:t>
      </w:r>
      <w:r w:rsidR="0029336B">
        <w:t xml:space="preserve">FCS oracle schema </w:t>
      </w:r>
      <w:r w:rsidR="00BC67A9">
        <w:t>will be</w:t>
      </w:r>
      <w:r w:rsidR="0029336B">
        <w:t xml:space="preserve"> listed</w:t>
      </w:r>
      <w:r w:rsidR="00BC67A9">
        <w:t>, as</w:t>
      </w:r>
      <w:r w:rsidR="0029336B">
        <w:t xml:space="preserve"> below. If there is an ODBC connection problem</w:t>
      </w:r>
      <w:r w:rsidR="00BC67A9">
        <w:t>,</w:t>
      </w:r>
      <w:r w:rsidR="0029336B">
        <w:t xml:space="preserve"> </w:t>
      </w:r>
      <w:proofErr w:type="spellStart"/>
      <w:r w:rsidR="0029336B">
        <w:t>Biosum</w:t>
      </w:r>
      <w:proofErr w:type="spellEnd"/>
      <w:r w:rsidR="0029336B">
        <w:t xml:space="preserve"> support staff </w:t>
      </w:r>
      <w:r w:rsidR="00BC67A9">
        <w:t>can assist</w:t>
      </w:r>
      <w:r w:rsidR="0029336B">
        <w:t>.</w:t>
      </w:r>
      <w:r w:rsidRPr="000327F3">
        <w:rPr>
          <w:noProof/>
        </w:rPr>
        <w:t xml:space="preserve"> </w:t>
      </w:r>
      <w:r w:rsidR="0029336B">
        <w:br/>
      </w:r>
      <w:r w:rsidR="0029336B">
        <w:br/>
      </w:r>
      <w:r w:rsidR="00780E05" w:rsidRPr="00AE54B3">
        <w:rPr>
          <w:noProof/>
        </w:rPr>
        <w:drawing>
          <wp:inline distT="0" distB="0" distL="0" distR="0">
            <wp:extent cx="3238500" cy="3105150"/>
            <wp:effectExtent l="0" t="0" r="0" b="0"/>
            <wp:docPr id="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0" cy="3105150"/>
                    </a:xfrm>
                    <a:prstGeom prst="rect">
                      <a:avLst/>
                    </a:prstGeom>
                    <a:noFill/>
                    <a:ln>
                      <a:noFill/>
                    </a:ln>
                  </pic:spPr>
                </pic:pic>
              </a:graphicData>
            </a:graphic>
          </wp:inline>
        </w:drawing>
      </w:r>
    </w:p>
    <w:p w:rsidR="00BC67A9" w:rsidRDefault="00BC67A9">
      <w:r>
        <w:br w:type="page"/>
      </w:r>
    </w:p>
    <w:p w:rsidR="00BC67A9" w:rsidRDefault="00BC67A9" w:rsidP="00BC67A9">
      <w:pPr>
        <w:tabs>
          <w:tab w:val="left" w:pos="990"/>
        </w:tabs>
        <w:ind w:left="720" w:right="720"/>
      </w:pPr>
      <w:r w:rsidRPr="00BC67A9">
        <w:rPr>
          <w:b/>
          <w:bCs/>
        </w:rPr>
        <w:lastRenderedPageBreak/>
        <w:t>Setting up BioSum Manager</w:t>
      </w:r>
      <w:r>
        <w:t xml:space="preserve">, and </w:t>
      </w:r>
      <w:r w:rsidRPr="00BC67A9">
        <w:rPr>
          <w:b/>
          <w:bCs/>
        </w:rPr>
        <w:t>testing the ODBC connection</w:t>
      </w:r>
      <w:r>
        <w:t xml:space="preserve"> from BioSum</w:t>
      </w:r>
    </w:p>
    <w:p w:rsidR="00BC67A9" w:rsidRDefault="00BC67A9" w:rsidP="00BC67A9">
      <w:pPr>
        <w:tabs>
          <w:tab w:val="left" w:pos="990"/>
        </w:tabs>
        <w:ind w:left="720" w:right="720"/>
      </w:pPr>
    </w:p>
    <w:tbl>
      <w:tblPr>
        <w:tblStyle w:val="TableGrid"/>
        <w:tblW w:w="0" w:type="auto"/>
        <w:tblInd w:w="1080" w:type="dxa"/>
        <w:tblLook w:val="04A0" w:firstRow="1" w:lastRow="0" w:firstColumn="1" w:lastColumn="0" w:noHBand="0" w:noVBand="1"/>
      </w:tblPr>
      <w:tblGrid>
        <w:gridCol w:w="9989"/>
      </w:tblGrid>
      <w:tr w:rsidR="000327F3" w:rsidTr="00E10189">
        <w:tc>
          <w:tcPr>
            <w:tcW w:w="9989" w:type="dxa"/>
          </w:tcPr>
          <w:p w:rsidR="000327F3" w:rsidRDefault="000327F3">
            <w:pPr>
              <w:numPr>
                <w:ilvl w:val="0"/>
                <w:numId w:val="11"/>
              </w:numPr>
              <w:tabs>
                <w:tab w:val="left" w:pos="432"/>
              </w:tabs>
              <w:ind w:right="720"/>
              <w:pPrChange w:id="192" w:author="Lesley Bross" w:date="2020-10-05T14:51:00Z">
                <w:pPr>
                  <w:numPr>
                    <w:numId w:val="3"/>
                  </w:numPr>
                  <w:tabs>
                    <w:tab w:val="left" w:pos="432"/>
                  </w:tabs>
                  <w:ind w:left="1080" w:right="720" w:hanging="360"/>
                </w:pPr>
              </w:pPrChange>
            </w:pPr>
            <w:r>
              <w:t>Start BioSum Manager and select the Settings menu</w:t>
            </w:r>
          </w:p>
        </w:tc>
      </w:tr>
      <w:tr w:rsidR="000327F3" w:rsidTr="00E10189">
        <w:tc>
          <w:tcPr>
            <w:tcW w:w="9989" w:type="dxa"/>
          </w:tcPr>
          <w:p w:rsidR="000327F3" w:rsidRDefault="000327F3" w:rsidP="000327F3">
            <w:pPr>
              <w:tabs>
                <w:tab w:val="left" w:pos="990"/>
              </w:tabs>
              <w:ind w:right="720"/>
            </w:pPr>
            <w:r>
              <w:rPr>
                <w:noProof/>
              </w:rPr>
              <mc:AlternateContent>
                <mc:Choice Requires="wps">
                  <w:drawing>
                    <wp:anchor distT="0" distB="0" distL="114300" distR="114300" simplePos="0" relativeHeight="251760640" behindDoc="0" locked="0" layoutInCell="1" allowOverlap="1" wp14:anchorId="4F852D5B" wp14:editId="4329D5AC">
                      <wp:simplePos x="0" y="0"/>
                      <wp:positionH relativeFrom="column">
                        <wp:posOffset>484505</wp:posOffset>
                      </wp:positionH>
                      <wp:positionV relativeFrom="paragraph">
                        <wp:posOffset>116840</wp:posOffset>
                      </wp:positionV>
                      <wp:extent cx="876300" cy="343535"/>
                      <wp:effectExtent l="0" t="0" r="19050" b="18415"/>
                      <wp:wrapNone/>
                      <wp:docPr id="28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B565D05" id="Oval 86" o:spid="_x0000_s1026" style="position:absolute;margin-left:38.15pt;margin-top:9.2pt;width:69pt;height:27.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uE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rqc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" strokecolor="red" strokeweight="2pt">
                      <v:fill opacity="0"/>
                    </v:oval>
                  </w:pict>
                </mc:Fallback>
              </mc:AlternateContent>
            </w:r>
            <w:r>
              <w:rPr>
                <w:noProof/>
              </w:rPr>
              <w:drawing>
                <wp:inline distT="0" distB="0" distL="0" distR="0" wp14:anchorId="7D52AFBD" wp14:editId="682CD201">
                  <wp:extent cx="2057578" cy="2461473"/>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7578" cy="2461473"/>
                          </a:xfrm>
                          <a:prstGeom prst="rect">
                            <a:avLst/>
                          </a:prstGeom>
                        </pic:spPr>
                      </pic:pic>
                    </a:graphicData>
                  </a:graphic>
                </wp:inline>
              </w:drawing>
            </w:r>
          </w:p>
        </w:tc>
      </w:tr>
      <w:tr w:rsidR="000327F3" w:rsidTr="00E10189">
        <w:tc>
          <w:tcPr>
            <w:tcW w:w="9989" w:type="dxa"/>
          </w:tcPr>
          <w:p w:rsidR="000327F3" w:rsidRDefault="000327F3">
            <w:pPr>
              <w:numPr>
                <w:ilvl w:val="0"/>
                <w:numId w:val="11"/>
              </w:numPr>
              <w:tabs>
                <w:tab w:val="left" w:pos="432"/>
              </w:tabs>
              <w:spacing w:before="120" w:after="120"/>
              <w:ind w:right="720"/>
              <w:pPrChange w:id="193" w:author="Lesley Bross" w:date="2020-10-05T15:42:00Z">
                <w:pPr>
                  <w:numPr>
                    <w:numId w:val="3"/>
                  </w:numPr>
                  <w:tabs>
                    <w:tab w:val="left" w:pos="432"/>
                  </w:tabs>
                  <w:spacing w:before="120" w:after="120"/>
                  <w:ind w:left="1080" w:right="720" w:hanging="360"/>
                </w:pPr>
              </w:pPrChange>
            </w:pPr>
            <w:r>
              <w:t xml:space="preserve">Navigate to the directory containing Rscript.exe on your computer. Be sure to select the </w:t>
            </w:r>
            <w:del w:id="194" w:author="Lesley Bross" w:date="2020-10-05T15:42:00Z">
              <w:r w:rsidDel="00A74188">
                <w:delText xml:space="preserve">32 </w:delText>
              </w:r>
            </w:del>
            <w:ins w:id="195" w:author="Lesley Bross" w:date="2020-10-05T15:42:00Z">
              <w:r w:rsidR="00A74188">
                <w:t xml:space="preserve">64 </w:t>
              </w:r>
            </w:ins>
            <w:r>
              <w:t xml:space="preserve">bit version of </w:t>
            </w:r>
            <w:proofErr w:type="spellStart"/>
            <w:r>
              <w:t>Rscript</w:t>
            </w:r>
            <w:proofErr w:type="spellEnd"/>
            <w:r>
              <w:t xml:space="preserve">, which is stored in the </w:t>
            </w:r>
            <w:del w:id="196" w:author="Lesley Bross" w:date="2020-10-05T15:42:00Z">
              <w:r w:rsidDel="00A74188">
                <w:delText xml:space="preserve">i386 </w:delText>
              </w:r>
            </w:del>
            <w:ins w:id="197" w:author="Lesley Bross" w:date="2020-10-05T15:42:00Z">
              <w:r w:rsidR="00A74188">
                <w:t xml:space="preserve">x64 </w:t>
              </w:r>
            </w:ins>
            <w:r>
              <w:t xml:space="preserve">folder within your R version bin folder. Also navigate to and select the </w:t>
            </w:r>
            <w:proofErr w:type="spellStart"/>
            <w:r>
              <w:t>OpCost</w:t>
            </w:r>
            <w:proofErr w:type="spellEnd"/>
            <w:r>
              <w:t xml:space="preserve"> script file (10_1_</w:t>
            </w:r>
            <w:ins w:id="198" w:author="Lesley Bross" w:date="2020-10-05T15:43:00Z">
              <w:r w:rsidR="00A74188">
                <w:t>5</w:t>
              </w:r>
            </w:ins>
            <w:del w:id="199" w:author="Lesley Bross" w:date="2020-10-05T15:43:00Z">
              <w:r w:rsidDel="00A74188">
                <w:delText>4</w:delText>
              </w:r>
            </w:del>
            <w:r>
              <w:t xml:space="preserve">.R as of this version of BioSum); it can be found in the </w:t>
            </w:r>
            <w:r w:rsidRPr="000327F3">
              <w:t>C:\Program Files</w:t>
            </w:r>
            <w:del w:id="200" w:author="Lesley Bross" w:date="2020-10-05T15:44:00Z">
              <w:r w:rsidRPr="000327F3" w:rsidDel="00A74188">
                <w:delText xml:space="preserve"> </w:delText>
              </w:r>
            </w:del>
            <w:del w:id="201" w:author="Lesley Bross" w:date="2020-10-05T15:43:00Z">
              <w:r w:rsidRPr="000327F3" w:rsidDel="00A74188">
                <w:delText>(x86)</w:delText>
              </w:r>
            </w:del>
            <w:r w:rsidRPr="000327F3">
              <w:t xml:space="preserve">\FIA PNW Portland Forestry Sciences Lab\FIA </w:t>
            </w:r>
            <w:proofErr w:type="spellStart"/>
            <w:r w:rsidRPr="000327F3">
              <w:t>Biosum</w:t>
            </w:r>
            <w:proofErr w:type="spellEnd"/>
            <w:r w:rsidRPr="000327F3">
              <w:t xml:space="preserve"> 5.8.</w:t>
            </w:r>
            <w:ins w:id="202" w:author="Lesley Bross" w:date="2020-10-05T15:44:00Z">
              <w:r w:rsidR="00A74188">
                <w:t>9</w:t>
              </w:r>
            </w:ins>
            <w:del w:id="203" w:author="Lesley Bross" w:date="2020-10-05T15:44:00Z">
              <w:r w:rsidRPr="000327F3" w:rsidDel="00A74188">
                <w:delText>8</w:delText>
              </w:r>
            </w:del>
            <w:r w:rsidRPr="000327F3">
              <w:t>\</w:t>
            </w:r>
            <w:proofErr w:type="spellStart"/>
            <w:r w:rsidRPr="000327F3">
              <w:t>opcost</w:t>
            </w:r>
            <w:proofErr w:type="spellEnd"/>
            <w:r w:rsidRPr="000327F3">
              <w:t>\</w:t>
            </w:r>
            <w:r>
              <w:t xml:space="preserve"> folder.  Then click &lt;Save&gt; to save these choices, then &lt;OK&gt; to close the Settings window.</w:t>
            </w:r>
          </w:p>
        </w:tc>
      </w:tr>
      <w:tr w:rsidR="000327F3" w:rsidTr="00E10189">
        <w:tc>
          <w:tcPr>
            <w:tcW w:w="9989" w:type="dxa"/>
          </w:tcPr>
          <w:p w:rsidR="000327F3" w:rsidRDefault="00E10189" w:rsidP="00E10189">
            <w:pPr>
              <w:tabs>
                <w:tab w:val="left" w:pos="990"/>
              </w:tabs>
              <w:ind w:right="720"/>
              <w:jc w:val="center"/>
            </w:pPr>
            <w:r>
              <w:rPr>
                <w:noProof/>
              </w:rPr>
              <mc:AlternateContent>
                <mc:Choice Requires="wps">
                  <w:drawing>
                    <wp:anchor distT="0" distB="0" distL="114300" distR="114300" simplePos="0" relativeHeight="251764736" behindDoc="0" locked="0" layoutInCell="1" allowOverlap="1" wp14:anchorId="22DC666B" wp14:editId="7C51EBC3">
                      <wp:simplePos x="0" y="0"/>
                      <wp:positionH relativeFrom="column">
                        <wp:posOffset>800100</wp:posOffset>
                      </wp:positionH>
                      <wp:positionV relativeFrom="paragraph">
                        <wp:posOffset>2032000</wp:posOffset>
                      </wp:positionV>
                      <wp:extent cx="3413760" cy="335280"/>
                      <wp:effectExtent l="0" t="0" r="15240" b="26670"/>
                      <wp:wrapNone/>
                      <wp:docPr id="28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3352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B02EF57" id="Oval 86" o:spid="_x0000_s1026" style="position:absolute;margin-left:63pt;margin-top:160pt;width:268.8pt;height:26.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762688" behindDoc="0" locked="0" layoutInCell="1" allowOverlap="1" wp14:anchorId="4F852D5B" wp14:editId="4329D5AC">
                      <wp:simplePos x="0" y="0"/>
                      <wp:positionH relativeFrom="column">
                        <wp:posOffset>815340</wp:posOffset>
                      </wp:positionH>
                      <wp:positionV relativeFrom="paragraph">
                        <wp:posOffset>1780540</wp:posOffset>
                      </wp:positionV>
                      <wp:extent cx="3413760" cy="281940"/>
                      <wp:effectExtent l="0" t="0" r="15240" b="22860"/>
                      <wp:wrapNone/>
                      <wp:docPr id="28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401D07D" id="Oval 86" o:spid="_x0000_s1026" style="position:absolute;margin-left:64.2pt;margin-top:140.2pt;width:268.8pt;height:22.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XxM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766784" behindDoc="0" locked="0" layoutInCell="1" allowOverlap="1" wp14:anchorId="3A96F546" wp14:editId="4C4C624F">
                      <wp:simplePos x="0" y="0"/>
                      <wp:positionH relativeFrom="column">
                        <wp:posOffset>1996440</wp:posOffset>
                      </wp:positionH>
                      <wp:positionV relativeFrom="paragraph">
                        <wp:posOffset>203200</wp:posOffset>
                      </wp:positionV>
                      <wp:extent cx="777240" cy="304800"/>
                      <wp:effectExtent l="0" t="0" r="22860" b="19050"/>
                      <wp:wrapNone/>
                      <wp:docPr id="2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789695C" id="Oval 86" o:spid="_x0000_s1026" style="position:absolute;margin-left:157.2pt;margin-top:16pt;width:61.2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" strokecolor="red" strokeweight="2pt">
                      <v:fill opacity="0"/>
                    </v:oval>
                  </w:pict>
                </mc:Fallback>
              </mc:AlternateContent>
            </w:r>
            <w:r>
              <w:rPr>
                <w:noProof/>
              </w:rPr>
              <mc:AlternateContent>
                <mc:Choice Requires="wps">
                  <w:drawing>
                    <wp:anchor distT="0" distB="0" distL="114300" distR="114300" simplePos="0" relativeHeight="251768832" behindDoc="0" locked="0" layoutInCell="1" allowOverlap="1" wp14:anchorId="3A96F546" wp14:editId="4C4C624F">
                      <wp:simplePos x="0" y="0"/>
                      <wp:positionH relativeFrom="column">
                        <wp:posOffset>914400</wp:posOffset>
                      </wp:positionH>
                      <wp:positionV relativeFrom="paragraph">
                        <wp:posOffset>203200</wp:posOffset>
                      </wp:positionV>
                      <wp:extent cx="678180" cy="304800"/>
                      <wp:effectExtent l="0" t="0" r="26670" b="19050"/>
                      <wp:wrapNone/>
                      <wp:docPr id="28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E367AB0" id="Oval 86" o:spid="_x0000_s1026" style="position:absolute;margin-left:1in;margin-top:16pt;width:53.4pt;height: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" strokecolor="red" strokeweight="2pt">
                      <v:fill opacity="0"/>
                    </v:oval>
                  </w:pict>
                </mc:Fallback>
              </mc:AlternateContent>
            </w:r>
            <w:r w:rsidR="000327F3">
              <w:rPr>
                <w:noProof/>
              </w:rPr>
              <w:drawing>
                <wp:inline distT="0" distB="0" distL="0" distR="0" wp14:anchorId="09AF3890" wp14:editId="22199500">
                  <wp:extent cx="3709670" cy="2559093"/>
                  <wp:effectExtent l="0" t="0" r="508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3023" cy="2568304"/>
                          </a:xfrm>
                          <a:prstGeom prst="rect">
                            <a:avLst/>
                          </a:prstGeom>
                        </pic:spPr>
                      </pic:pic>
                    </a:graphicData>
                  </a:graphic>
                </wp:inline>
              </w:drawing>
            </w:r>
          </w:p>
        </w:tc>
      </w:tr>
    </w:tbl>
    <w:p w:rsidR="00E10189" w:rsidRDefault="00E10189">
      <w:r>
        <w:br w:type="page"/>
      </w:r>
    </w:p>
    <w:tbl>
      <w:tblPr>
        <w:tblStyle w:val="TableGrid"/>
        <w:tblW w:w="0" w:type="auto"/>
        <w:tblInd w:w="1080" w:type="dxa"/>
        <w:tblLook w:val="04A0" w:firstRow="1" w:lastRow="0" w:firstColumn="1" w:lastColumn="0" w:noHBand="0" w:noVBand="1"/>
      </w:tblPr>
      <w:tblGrid>
        <w:gridCol w:w="9989"/>
      </w:tblGrid>
      <w:tr w:rsidR="000327F3" w:rsidTr="00E10189">
        <w:tc>
          <w:tcPr>
            <w:tcW w:w="9989" w:type="dxa"/>
          </w:tcPr>
          <w:p w:rsidR="000327F3" w:rsidRDefault="00E10189">
            <w:pPr>
              <w:numPr>
                <w:ilvl w:val="0"/>
                <w:numId w:val="11"/>
              </w:numPr>
              <w:tabs>
                <w:tab w:val="left" w:pos="522"/>
              </w:tabs>
              <w:spacing w:before="120" w:after="120"/>
              <w:ind w:right="720"/>
              <w:pPrChange w:id="204" w:author="Lesley Bross" w:date="2020-10-05T14:51:00Z">
                <w:pPr>
                  <w:numPr>
                    <w:numId w:val="3"/>
                  </w:numPr>
                  <w:tabs>
                    <w:tab w:val="left" w:pos="522"/>
                  </w:tabs>
                  <w:spacing w:before="120" w:after="120"/>
                  <w:ind w:left="1080" w:right="720" w:hanging="360"/>
                </w:pPr>
              </w:pPrChange>
            </w:pPr>
            <w:r>
              <w:rPr>
                <w:noProof/>
              </w:rPr>
              <w:lastRenderedPageBreak/>
              <mc:AlternateContent>
                <mc:Choice Requires="wps">
                  <w:drawing>
                    <wp:anchor distT="0" distB="0" distL="114300" distR="114300" simplePos="0" relativeHeight="251770880" behindDoc="0" locked="0" layoutInCell="1" allowOverlap="1" wp14:anchorId="2D463BB5" wp14:editId="7A6D6106">
                      <wp:simplePos x="0" y="0"/>
                      <wp:positionH relativeFrom="column">
                        <wp:posOffset>-44450</wp:posOffset>
                      </wp:positionH>
                      <wp:positionV relativeFrom="paragraph">
                        <wp:posOffset>614045</wp:posOffset>
                      </wp:positionV>
                      <wp:extent cx="3413760" cy="281940"/>
                      <wp:effectExtent l="0" t="0" r="15240" b="22860"/>
                      <wp:wrapNone/>
                      <wp:docPr id="48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C6B34E3" id="Oval 86" o:spid="_x0000_s1026" style="position:absolute;margin-left:-3.5pt;margin-top:48.35pt;width:268.8pt;height:22.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yV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" strokecolor="red" strokeweight="2pt">
                      <v:fill opacity="0"/>
                    </v:oval>
                  </w:pict>
                </mc:Fallback>
              </mc:AlternateContent>
            </w:r>
            <w:r>
              <w:rPr>
                <w:noProof/>
              </w:rPr>
              <w:t xml:space="preserve">Start the BioSum Troubleshooter tool </w:t>
            </w:r>
            <w:r>
              <w:rPr>
                <w:noProof/>
              </w:rPr>
              <w:br/>
            </w:r>
            <w:r>
              <w:rPr>
                <w:noProof/>
              </w:rPr>
              <w:br/>
            </w:r>
            <w:r>
              <w:rPr>
                <w:noProof/>
              </w:rPr>
              <w:drawing>
                <wp:inline distT="0" distB="0" distL="0" distR="0" wp14:anchorId="138994E8" wp14:editId="20225263">
                  <wp:extent cx="3641487" cy="65532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2831" cy="698752"/>
                          </a:xfrm>
                          <a:prstGeom prst="rect">
                            <a:avLst/>
                          </a:prstGeom>
                        </pic:spPr>
                      </pic:pic>
                    </a:graphicData>
                  </a:graphic>
                </wp:inline>
              </w:drawing>
            </w:r>
          </w:p>
        </w:tc>
      </w:tr>
      <w:tr w:rsidR="00E10189" w:rsidTr="00E10189">
        <w:tc>
          <w:tcPr>
            <w:tcW w:w="9989" w:type="dxa"/>
          </w:tcPr>
          <w:p w:rsidR="00E10189" w:rsidRDefault="00E10189">
            <w:pPr>
              <w:numPr>
                <w:ilvl w:val="0"/>
                <w:numId w:val="11"/>
              </w:numPr>
              <w:tabs>
                <w:tab w:val="left" w:pos="432"/>
              </w:tabs>
              <w:spacing w:before="120" w:after="120"/>
              <w:ind w:right="720"/>
              <w:pPrChange w:id="205" w:author="Lesley Bross" w:date="2020-10-05T14:51:00Z">
                <w:pPr>
                  <w:numPr>
                    <w:numId w:val="3"/>
                  </w:numPr>
                  <w:tabs>
                    <w:tab w:val="left" w:pos="432"/>
                  </w:tabs>
                  <w:spacing w:before="120" w:after="120"/>
                  <w:ind w:left="1080" w:right="720" w:hanging="360"/>
                </w:pPr>
              </w:pPrChange>
            </w:pPr>
            <w:r>
              <w:rPr>
                <w:noProof/>
              </w:rPr>
              <w:t>Click the &lt;Calculate Volume and Biomass&gt; button</w:t>
            </w:r>
          </w:p>
        </w:tc>
      </w:tr>
      <w:tr w:rsidR="00E10189" w:rsidTr="00E10189">
        <w:tc>
          <w:tcPr>
            <w:tcW w:w="9989" w:type="dxa"/>
          </w:tcPr>
          <w:p w:rsidR="00E10189" w:rsidRDefault="00E10189" w:rsidP="00E10189">
            <w:pPr>
              <w:tabs>
                <w:tab w:val="left" w:pos="990"/>
              </w:tabs>
              <w:ind w:right="720"/>
              <w:jc w:val="center"/>
            </w:pPr>
            <w:r>
              <w:rPr>
                <w:noProof/>
              </w:rPr>
              <mc:AlternateContent>
                <mc:Choice Requires="wps">
                  <w:drawing>
                    <wp:anchor distT="0" distB="0" distL="114300" distR="114300" simplePos="0" relativeHeight="251772928" behindDoc="0" locked="0" layoutInCell="1" allowOverlap="1" wp14:anchorId="061694A5" wp14:editId="2B51304B">
                      <wp:simplePos x="0" y="0"/>
                      <wp:positionH relativeFrom="column">
                        <wp:posOffset>1624330</wp:posOffset>
                      </wp:positionH>
                      <wp:positionV relativeFrom="paragraph">
                        <wp:posOffset>2300605</wp:posOffset>
                      </wp:positionV>
                      <wp:extent cx="678180" cy="304800"/>
                      <wp:effectExtent l="0" t="0" r="26670" b="19050"/>
                      <wp:wrapNone/>
                      <wp:docPr id="4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2E56A40" id="Oval 86" o:spid="_x0000_s1026" style="position:absolute;margin-left:127.9pt;margin-top:181.15pt;width:53.4pt;height:2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" strokecolor="red" strokeweight="2pt">
                      <v:fill opacity="0"/>
                    </v:oval>
                  </w:pict>
                </mc:Fallback>
              </mc:AlternateContent>
            </w:r>
            <w:r>
              <w:rPr>
                <w:noProof/>
              </w:rPr>
              <w:drawing>
                <wp:inline distT="0" distB="0" distL="0" distR="0" wp14:anchorId="36EC0A07" wp14:editId="103652A9">
                  <wp:extent cx="4282440" cy="2873532"/>
                  <wp:effectExtent l="0" t="0" r="3810" b="317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30393" cy="2905709"/>
                          </a:xfrm>
                          <a:prstGeom prst="rect">
                            <a:avLst/>
                          </a:prstGeom>
                        </pic:spPr>
                      </pic:pic>
                    </a:graphicData>
                  </a:graphic>
                </wp:inline>
              </w:drawing>
            </w:r>
          </w:p>
        </w:tc>
      </w:tr>
      <w:tr w:rsidR="00E10189" w:rsidTr="003551AD">
        <w:tc>
          <w:tcPr>
            <w:tcW w:w="9989" w:type="dxa"/>
          </w:tcPr>
          <w:p w:rsidR="00E10189" w:rsidRDefault="00E10189">
            <w:pPr>
              <w:numPr>
                <w:ilvl w:val="0"/>
                <w:numId w:val="11"/>
              </w:numPr>
              <w:tabs>
                <w:tab w:val="left" w:pos="432"/>
              </w:tabs>
              <w:spacing w:before="120" w:after="120"/>
              <w:ind w:right="720"/>
              <w:pPrChange w:id="206" w:author="Lesley Bross" w:date="2020-10-05T14:51:00Z">
                <w:pPr>
                  <w:numPr>
                    <w:numId w:val="3"/>
                  </w:numPr>
                  <w:tabs>
                    <w:tab w:val="left" w:pos="432"/>
                  </w:tabs>
                  <w:spacing w:before="120" w:after="120"/>
                  <w:ind w:left="1080" w:right="720" w:hanging="360"/>
                </w:pPr>
              </w:pPrChange>
            </w:pPr>
            <w:r>
              <w:t>If numbers show up in the results table, typically after 10 to 20 seconds, all is well with the ODBC connection. The tool can be closed by clicking the close (x) button in the upper right corner of the dialog.</w:t>
            </w:r>
            <w:r>
              <w:rPr>
                <w:noProof/>
              </w:rPr>
              <w:t xml:space="preserve"> If errors or no results, the ODBC connection issue needs resolution before BioSum can operate correctly.</w:t>
            </w:r>
          </w:p>
        </w:tc>
      </w:tr>
      <w:tr w:rsidR="00E10189" w:rsidTr="00BC4BF5">
        <w:tc>
          <w:tcPr>
            <w:tcW w:w="9989" w:type="dxa"/>
          </w:tcPr>
          <w:p w:rsidR="00E10189" w:rsidRDefault="00E10189" w:rsidP="00E10189">
            <w:pPr>
              <w:tabs>
                <w:tab w:val="left" w:pos="990"/>
              </w:tabs>
              <w:ind w:right="720"/>
              <w:jc w:val="center"/>
            </w:pPr>
            <w:r>
              <w:rPr>
                <w:noProof/>
              </w:rPr>
              <mc:AlternateContent>
                <mc:Choice Requires="wps">
                  <w:drawing>
                    <wp:anchor distT="0" distB="0" distL="114300" distR="114300" simplePos="0" relativeHeight="251774976" behindDoc="0" locked="0" layoutInCell="1" allowOverlap="1" wp14:anchorId="20CE5090" wp14:editId="25F559E3">
                      <wp:simplePos x="0" y="0"/>
                      <wp:positionH relativeFrom="column">
                        <wp:posOffset>2948940</wp:posOffset>
                      </wp:positionH>
                      <wp:positionV relativeFrom="paragraph">
                        <wp:posOffset>1587500</wp:posOffset>
                      </wp:positionV>
                      <wp:extent cx="1981200" cy="1234440"/>
                      <wp:effectExtent l="0" t="0" r="19050" b="22860"/>
                      <wp:wrapNone/>
                      <wp:docPr id="4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12344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F82AFAE" id="Oval 86" o:spid="_x0000_s1026" style="position:absolute;margin-left:232.2pt;margin-top:125pt;width:156pt;height:97.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" strokecolor="red" strokeweight="2pt">
                      <v:fill opacity="0"/>
                    </v:oval>
                  </w:pict>
                </mc:Fallback>
              </mc:AlternateContent>
            </w:r>
            <w:r>
              <w:rPr>
                <w:noProof/>
              </w:rPr>
              <w:drawing>
                <wp:inline distT="0" distB="0" distL="0" distR="0" wp14:anchorId="08A0EEB3" wp14:editId="20F20F16">
                  <wp:extent cx="4358640" cy="2924661"/>
                  <wp:effectExtent l="0" t="0" r="3810"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2003" cy="2947048"/>
                          </a:xfrm>
                          <a:prstGeom prst="rect">
                            <a:avLst/>
                          </a:prstGeom>
                        </pic:spPr>
                      </pic:pic>
                    </a:graphicData>
                  </a:graphic>
                </wp:inline>
              </w:drawing>
            </w:r>
          </w:p>
        </w:tc>
      </w:tr>
    </w:tbl>
    <w:p w:rsidR="00D2642E" w:rsidRDefault="00D2642E" w:rsidP="0010778B">
      <w:pPr>
        <w:pStyle w:val="Heading1"/>
        <w:jc w:val="center"/>
      </w:pPr>
      <w:bookmarkStart w:id="207" w:name="_Appendix:_How_to"/>
      <w:bookmarkEnd w:id="207"/>
      <w:r>
        <w:br w:type="page"/>
      </w:r>
      <w:r>
        <w:lastRenderedPageBreak/>
        <w:t>Appendix</w:t>
      </w:r>
      <w:r w:rsidR="00AA2088">
        <w:t xml:space="preserve"> 1</w:t>
      </w:r>
      <w:r>
        <w:t xml:space="preserve">: </w:t>
      </w:r>
      <w:r w:rsidR="00AA2088">
        <w:t xml:space="preserve">Upgrading the BioSum software </w:t>
      </w:r>
      <w:r>
        <w:t xml:space="preserve">from an earlier version </w:t>
      </w:r>
    </w:p>
    <w:p w:rsidR="00D2642E" w:rsidRDefault="00D2642E" w:rsidP="0010778B"/>
    <w:p w:rsidR="00987D43" w:rsidRDefault="00987D43" w:rsidP="00987D43">
      <w:pPr>
        <w:pStyle w:val="Default"/>
        <w:ind w:left="720" w:right="706"/>
        <w:rPr>
          <w:rFonts w:ascii="Times New Roman" w:hAnsi="Times New Roman" w:cs="Times New Roman"/>
          <w:b/>
          <w:color w:val="auto"/>
          <w:sz w:val="28"/>
          <w:szCs w:val="28"/>
        </w:rPr>
      </w:pPr>
      <w:r>
        <w:rPr>
          <w:b/>
          <w:sz w:val="28"/>
          <w:szCs w:val="28"/>
        </w:rPr>
        <w:t>Upgrade</w:t>
      </w:r>
      <w:r>
        <w:rPr>
          <w:rFonts w:ascii="Times New Roman" w:hAnsi="Times New Roman" w:cs="Times New Roman"/>
          <w:b/>
          <w:color w:val="auto"/>
          <w:sz w:val="28"/>
          <w:szCs w:val="28"/>
        </w:rPr>
        <w:t xml:space="preserve"> </w:t>
      </w:r>
      <w:r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1"/>
      </w:tblGrid>
      <w:tr w:rsidR="00987D43" w:rsidRPr="00950B5D" w:rsidTr="0029336B">
        <w:trPr>
          <w:trHeight w:val="4650"/>
        </w:trPr>
        <w:tc>
          <w:tcPr>
            <w:tcW w:w="9921" w:type="dxa"/>
            <w:shd w:val="clear" w:color="auto" w:fill="auto"/>
          </w:tcPr>
          <w:p w:rsidR="00987D43" w:rsidRPr="00D60241" w:rsidRDefault="00987D43" w:rsidP="0029336B">
            <w:pPr>
              <w:autoSpaceDE w:val="0"/>
              <w:autoSpaceDN w:val="0"/>
              <w:adjustRightInd w:val="0"/>
            </w:pPr>
          </w:p>
          <w:p w:rsidR="0029336B" w:rsidRDefault="00987D43" w:rsidP="0029336B">
            <w:pPr>
              <w:autoSpaceDE w:val="0"/>
              <w:autoSpaceDN w:val="0"/>
              <w:adjustRightInd w:val="0"/>
            </w:pPr>
            <w:r w:rsidRPr="00D60241">
              <w:t xml:space="preserve">Most BioSum upgrades can be installed by simply installing the </w:t>
            </w:r>
            <w:r w:rsidR="0029336B">
              <w:t>.</w:t>
            </w:r>
            <w:proofErr w:type="spellStart"/>
            <w:r w:rsidR="0029336B">
              <w:t>msi</w:t>
            </w:r>
            <w:proofErr w:type="spellEnd"/>
            <w:r w:rsidRPr="00D60241">
              <w:t xml:space="preserve"> file provided (in this case, fia_biosum_setup_</w:t>
            </w:r>
            <w:r w:rsidR="0029336B">
              <w:t>58</w:t>
            </w:r>
            <w:r w:rsidR="00151F6E">
              <w:t>8</w:t>
            </w:r>
            <w:r w:rsidRPr="00D60241">
              <w:t>.msi). This will install a new BioSum version, and that version will appear as a new menu entry under FIA BioSum in the Windows Start Menu. Old versions can be deleted later, if desired (via Control panel</w:t>
            </w:r>
            <w:r w:rsidR="0029336B">
              <w:t>, Programs and Features</w:t>
            </w:r>
            <w:r w:rsidRPr="00D60241">
              <w:t xml:space="preserve">). </w:t>
            </w:r>
          </w:p>
          <w:p w:rsidR="0029336B" w:rsidRDefault="0029336B" w:rsidP="0029336B">
            <w:pPr>
              <w:autoSpaceDE w:val="0"/>
              <w:autoSpaceDN w:val="0"/>
              <w:adjustRightInd w:val="0"/>
            </w:pPr>
          </w:p>
          <w:p w:rsidR="008A4739" w:rsidRDefault="00987D43" w:rsidP="0029336B">
            <w:pPr>
              <w:autoSpaceDE w:val="0"/>
              <w:autoSpaceDN w:val="0"/>
              <w:adjustRightInd w:val="0"/>
            </w:pPr>
            <w:r w:rsidRPr="00D60241">
              <w:t xml:space="preserve">However, some upgrades, </w:t>
            </w:r>
            <w:r w:rsidR="00E21F75">
              <w:t>such as</w:t>
            </w:r>
            <w:r w:rsidRPr="00D60241">
              <w:t xml:space="preserve"> 5.</w:t>
            </w:r>
            <w:r w:rsidR="0029336B">
              <w:t>8.0,</w:t>
            </w:r>
            <w:r w:rsidRPr="00D60241">
              <w:t xml:space="preserve"> are so substantial that they also include changes to the FIADB ORACLE schema, so a new schema must also be loaded. </w:t>
            </w:r>
            <w:r w:rsidR="0029336B">
              <w:t>Moreover, since version 5.7.6, backward compatibility has been maintained via the “</w:t>
            </w:r>
            <w:proofErr w:type="spellStart"/>
            <w:r w:rsidR="0029336B">
              <w:t>stairstep</w:t>
            </w:r>
            <w:proofErr w:type="spellEnd"/>
            <w:r w:rsidR="0029336B">
              <w:t xml:space="preserve"> model” such that a 5.7.6 project would have to be upgraded first to 5.7.7 (by opening the project in 5.7.7), then saved and BioSum closed,</w:t>
            </w:r>
            <w:r w:rsidR="00E21F75">
              <w:t xml:space="preserve"> then a repeat of this process (open, save, close) in the same version (5.7.7 in this example)</w:t>
            </w:r>
            <w:r w:rsidR="0029336B">
              <w:t xml:space="preserve"> before opening the project in 5.7.8 (to upgrade it to that version), and so on. Opening a 5.7.6 project directly into 5.8.0 would lead to considerable manual effort in the way of copying and querying tables and databases </w:t>
            </w:r>
            <w:r w:rsidR="008A4739">
              <w:t xml:space="preserve">to get the project working in 5.8.0—this is not advised. It is possible to see the last version of BioSum that was used to open a project by opening and reading the one line text file </w:t>
            </w:r>
            <w:proofErr w:type="spellStart"/>
            <w:r w:rsidR="008A4739">
              <w:t>application.version</w:t>
            </w:r>
            <w:proofErr w:type="spellEnd"/>
            <w:r w:rsidR="008A4739">
              <w:t xml:space="preserve"> in the project root directory. If you have pre-5.8.0 BioSum projects that will need to be upgraded, please consult the BioSum support staff for assistance and access to pre-5.8.0 versions of the software to make the </w:t>
            </w:r>
            <w:proofErr w:type="spellStart"/>
            <w:r w:rsidR="008A4739">
              <w:t>stairstep</w:t>
            </w:r>
            <w:proofErr w:type="spellEnd"/>
            <w:r w:rsidR="008A4739">
              <w:t xml:space="preserve"> journey.</w:t>
            </w:r>
          </w:p>
          <w:p w:rsidR="008A4739" w:rsidRDefault="008A4739" w:rsidP="0029336B">
            <w:pPr>
              <w:autoSpaceDE w:val="0"/>
              <w:autoSpaceDN w:val="0"/>
              <w:adjustRightInd w:val="0"/>
            </w:pPr>
          </w:p>
          <w:p w:rsidR="008A4739" w:rsidRDefault="008A4739" w:rsidP="0010778B">
            <w:pPr>
              <w:pageBreakBefore/>
              <w:autoSpaceDE w:val="0"/>
              <w:autoSpaceDN w:val="0"/>
              <w:adjustRightInd w:val="0"/>
            </w:pPr>
            <w:r>
              <w:t xml:space="preserve">If you DON’T have projects needing to be upgraded but DO have BioSum </w:t>
            </w:r>
            <w:r w:rsidR="00037C5C">
              <w:t xml:space="preserve">5.8.0 or higher </w:t>
            </w:r>
            <w:r>
              <w:t>installed on your computer, follow steps 9, 24 and 25 and you should have a fully functional version of BioSum ready to go. Remember to use</w:t>
            </w:r>
            <w:r w:rsidRPr="00D60241">
              <w:t xml:space="preserve"> an admin account (at least on a FS imaged computer—other environments have been less tested). </w:t>
            </w:r>
            <w:r w:rsidR="00875873">
              <w:t xml:space="preserve">On a Forest Service computer, admin status sufficient to perform steps 9 (load the DMP file), 24 (install the </w:t>
            </w:r>
            <w:proofErr w:type="spellStart"/>
            <w:r w:rsidR="00875873">
              <w:t>msi</w:t>
            </w:r>
            <w:proofErr w:type="spellEnd"/>
            <w:r w:rsidR="00875873">
              <w:t xml:space="preserve">) and 25 (establish and test the ORACLEXE connection) as Run Elevated (a </w:t>
            </w:r>
            <w:proofErr w:type="spellStart"/>
            <w:r w:rsidR="00875873">
              <w:t>PowerBroker</w:t>
            </w:r>
            <w:proofErr w:type="spellEnd"/>
            <w:r w:rsidR="00875873">
              <w:t xml:space="preserve"> feature). </w:t>
            </w:r>
            <w:r w:rsidRPr="0066516B">
              <w:t>It may be necessary to repeat Step 2</w:t>
            </w:r>
            <w:r>
              <w:t>6 also</w:t>
            </w:r>
            <w:r w:rsidR="00875873">
              <w:t xml:space="preserve"> (in admin status)</w:t>
            </w:r>
            <w:r w:rsidRPr="0066516B">
              <w:t>, entering the fcs password in the registry.</w:t>
            </w:r>
            <w:r w:rsidR="00875873">
              <w:t xml:space="preserve"> If the password is missing from the registry, workflows in BioSum that rely on the ORACLE connection will often “hang”, waiting for a password, and sometimes the password entry window will not be accessible even if you are willing to respond to it.</w:t>
            </w:r>
            <w:r w:rsidRPr="0066516B">
              <w:t xml:space="preserve"> </w:t>
            </w:r>
          </w:p>
          <w:p w:rsidR="00E21F75" w:rsidRDefault="00E21F75" w:rsidP="0010778B">
            <w:pPr>
              <w:pageBreakBefore/>
              <w:autoSpaceDE w:val="0"/>
              <w:autoSpaceDN w:val="0"/>
              <w:adjustRightInd w:val="0"/>
            </w:pPr>
          </w:p>
          <w:p w:rsidR="00EB2926" w:rsidRDefault="00EB2926" w:rsidP="0010778B">
            <w:pPr>
              <w:pageBreakBefore/>
              <w:autoSpaceDE w:val="0"/>
              <w:autoSpaceDN w:val="0"/>
              <w:adjustRightInd w:val="0"/>
            </w:pPr>
            <w:r>
              <w:t>Since 5.8.6, BioSum has required that Microsoft Access Runtime 2013 be installed if using Office 2016 or greater (including Office 365). If you were previously running an earlier version of Office but have upgraded, you will need to make sure this runtime is installed—you can check for it in the programs and features uninstall list, accessible via control panel, to make sure it is available.</w:t>
            </w:r>
          </w:p>
          <w:p w:rsidR="00EB2926" w:rsidRDefault="00EB2926" w:rsidP="0010778B">
            <w:pPr>
              <w:pageBreakBefore/>
              <w:autoSpaceDE w:val="0"/>
              <w:autoSpaceDN w:val="0"/>
              <w:adjustRightInd w:val="0"/>
            </w:pPr>
            <w:r>
              <w:t xml:space="preserve">  </w:t>
            </w:r>
          </w:p>
          <w:p w:rsidR="00E21F75" w:rsidRPr="0066516B" w:rsidRDefault="00E21F75" w:rsidP="0010778B">
            <w:pPr>
              <w:pageBreakBefore/>
              <w:autoSpaceDE w:val="0"/>
              <w:autoSpaceDN w:val="0"/>
              <w:adjustRightInd w:val="0"/>
            </w:pPr>
            <w:r>
              <w:t>Finally, if you have an earlier build of release 5.8.</w:t>
            </w:r>
            <w:r w:rsidR="00037C5C">
              <w:t>8</w:t>
            </w:r>
            <w:r>
              <w:t xml:space="preserve"> installed, you will need to uninstall it before installing this build (</w:t>
            </w:r>
            <w:r w:rsidR="00037C5C">
              <w:t>January 2</w:t>
            </w:r>
            <w:r w:rsidR="005C1694">
              <w:t>1</w:t>
            </w:r>
            <w:r>
              <w:t>, 20</w:t>
            </w:r>
            <w:r w:rsidR="00037C5C">
              <w:t>20</w:t>
            </w:r>
            <w:r>
              <w:t>).</w:t>
            </w:r>
          </w:p>
          <w:p w:rsidR="008A4739" w:rsidRDefault="008A4739" w:rsidP="0029336B">
            <w:pPr>
              <w:autoSpaceDE w:val="0"/>
              <w:autoSpaceDN w:val="0"/>
              <w:adjustRightInd w:val="0"/>
            </w:pPr>
          </w:p>
          <w:p w:rsidR="00987D43" w:rsidRPr="00950B5D" w:rsidRDefault="00987D43" w:rsidP="0010778B">
            <w:pPr>
              <w:pageBreakBefore/>
              <w:autoSpaceDE w:val="0"/>
              <w:autoSpaceDN w:val="0"/>
              <w:adjustRightInd w:val="0"/>
              <w:rPr>
                <w:b/>
              </w:rPr>
            </w:pPr>
            <w:r w:rsidRPr="00D60241">
              <w:t xml:space="preserve"> </w:t>
            </w:r>
          </w:p>
        </w:tc>
      </w:tr>
    </w:tbl>
    <w:p w:rsidR="006C318A" w:rsidRDefault="006C318A" w:rsidP="0010778B">
      <w:pPr>
        <w:rPr>
          <w:ins w:id="208" w:author="Lesley Bross" w:date="2020-09-30T11:08:00Z"/>
        </w:rPr>
      </w:pPr>
    </w:p>
    <w:p w:rsidR="006C318A" w:rsidRDefault="006C318A">
      <w:pPr>
        <w:rPr>
          <w:ins w:id="209" w:author="Lesley Bross" w:date="2020-09-30T11:08:00Z"/>
        </w:rPr>
      </w:pPr>
      <w:ins w:id="210" w:author="Lesley Bross" w:date="2020-09-30T11:08:00Z">
        <w:r>
          <w:br w:type="page"/>
        </w:r>
      </w:ins>
    </w:p>
    <w:p w:rsidR="006C318A" w:rsidRDefault="006C318A">
      <w:pPr>
        <w:pStyle w:val="Heading1"/>
        <w:rPr>
          <w:ins w:id="211" w:author="Lesley Bross" w:date="2020-10-05T15:45:00Z"/>
        </w:rPr>
        <w:pPrChange w:id="212" w:author="Lesley Bross" w:date="2020-09-30T11:08:00Z">
          <w:pPr/>
        </w:pPrChange>
      </w:pPr>
      <w:ins w:id="213" w:author="Lesley Bross" w:date="2020-09-30T11:08:00Z">
        <w:r>
          <w:lastRenderedPageBreak/>
          <w:t xml:space="preserve">Appendix 2: </w:t>
        </w:r>
      </w:ins>
      <w:ins w:id="214" w:author="Lesley Bross" w:date="2020-09-30T11:10:00Z">
        <w:r>
          <w:t>Additional steps when i</w:t>
        </w:r>
      </w:ins>
      <w:ins w:id="215" w:author="Lesley Bross" w:date="2020-09-30T11:09:00Z">
        <w:r>
          <w:t xml:space="preserve">nstalling BioSum on </w:t>
        </w:r>
      </w:ins>
      <w:ins w:id="216" w:author="Lesley Bross" w:date="2020-09-30T11:10:00Z">
        <w:r>
          <w:t>Forest Service computers</w:t>
        </w:r>
      </w:ins>
    </w:p>
    <w:p w:rsidR="00A74188" w:rsidRPr="00A74188" w:rsidRDefault="00A74188">
      <w:pPr>
        <w:rPr>
          <w:ins w:id="217" w:author="Lesley Bross" w:date="2020-09-30T11:10:00Z"/>
        </w:rPr>
      </w:pPr>
    </w:p>
    <w:p w:rsidR="006C318A" w:rsidRDefault="00A45D08">
      <w:pPr>
        <w:rPr>
          <w:ins w:id="218" w:author="Lesley Bross" w:date="2020-10-08T13:14:00Z"/>
        </w:rPr>
      </w:pPr>
      <w:ins w:id="219" w:author="Lesley Bross" w:date="2020-10-08T13:12:00Z">
        <w:r>
          <w:t xml:space="preserve">Users with computers on the Forest Service network should execute the following steps to allow BioSum to connect with </w:t>
        </w:r>
      </w:ins>
      <w:ins w:id="220" w:author="Lesley Bross" w:date="2020-10-08T13:14:00Z">
        <w:r>
          <w:t>an</w:t>
        </w:r>
      </w:ins>
      <w:ins w:id="221" w:author="Lesley Bross" w:date="2020-10-08T13:12:00Z">
        <w:r>
          <w:t xml:space="preserve"> internal, central Oracle database </w:t>
        </w:r>
      </w:ins>
      <w:ins w:id="222" w:author="Lesley Bross" w:date="2020-10-08T13:35:00Z">
        <w:r w:rsidR="00701D0B">
          <w:t>hosting</w:t>
        </w:r>
      </w:ins>
      <w:ins w:id="223" w:author="Lesley Bross" w:date="2020-10-08T13:12:00Z">
        <w:r>
          <w:t xml:space="preserve"> the </w:t>
        </w:r>
      </w:ins>
      <w:ins w:id="224" w:author="Lesley Bross" w:date="2020-10-08T13:13:00Z">
        <w:r w:rsidRPr="00A45D08">
          <w:t xml:space="preserve">ANL_PNW_FIA_FCS </w:t>
        </w:r>
      </w:ins>
      <w:ins w:id="225" w:author="Lesley Bross" w:date="2020-10-08T13:14:00Z">
        <w:r>
          <w:t>schema:</w:t>
        </w:r>
      </w:ins>
    </w:p>
    <w:p w:rsidR="00A45D08" w:rsidRDefault="00701D0B" w:rsidP="00A45D08">
      <w:pPr>
        <w:pStyle w:val="ListParagraph"/>
        <w:numPr>
          <w:ilvl w:val="0"/>
          <w:numId w:val="12"/>
        </w:numPr>
        <w:rPr>
          <w:ins w:id="226" w:author="Lesley Bross" w:date="2020-10-08T13:15:00Z"/>
        </w:rPr>
        <w:pPrChange w:id="227" w:author="Lesley Bross" w:date="2020-10-08T13:14:00Z">
          <w:pPr/>
        </w:pPrChange>
      </w:pPr>
      <w:ins w:id="228" w:author="Lesley Bross" w:date="2020-10-08T13:35:00Z">
        <w:r>
          <w:t>Permissions</w:t>
        </w:r>
      </w:ins>
      <w:ins w:id="229" w:author="Lesley Bross" w:date="2020-10-08T13:15:00Z">
        <w:r>
          <w:t xml:space="preserve"> for</w:t>
        </w:r>
        <w:r w:rsidR="00A45D08">
          <w:t xml:space="preserve"> the </w:t>
        </w:r>
        <w:r w:rsidR="00A45D08" w:rsidRPr="00A45D08">
          <w:t>ANL_PNW_FIA_FCS schema</w:t>
        </w:r>
        <w:r w:rsidR="00A45D08">
          <w:t xml:space="preserve"> must be </w:t>
        </w:r>
      </w:ins>
      <w:ins w:id="230" w:author="Lesley Bross" w:date="2020-10-08T13:16:00Z">
        <w:r w:rsidR="00A45D08">
          <w:t>granted</w:t>
        </w:r>
      </w:ins>
      <w:ins w:id="231" w:author="Lesley Bross" w:date="2020-10-08T13:15:00Z">
        <w:r w:rsidR="00A45D08">
          <w:t xml:space="preserve"> before you can connect to it. Request access from </w:t>
        </w:r>
        <w:r w:rsidR="00A45D08" w:rsidRPr="00701D0B">
          <w:rPr>
            <w:highlight w:val="yellow"/>
            <w:rPrChange w:id="232" w:author="Lesley Bross" w:date="2020-10-08T13:36:00Z">
              <w:rPr/>
            </w:rPrChange>
          </w:rPr>
          <w:t>&lt;insert contact info here&gt;.</w:t>
        </w:r>
      </w:ins>
    </w:p>
    <w:p w:rsidR="00A45D08" w:rsidRDefault="006C6C91" w:rsidP="006C6C91">
      <w:pPr>
        <w:pStyle w:val="ListParagraph"/>
        <w:numPr>
          <w:ilvl w:val="0"/>
          <w:numId w:val="12"/>
        </w:numPr>
        <w:rPr>
          <w:ins w:id="233" w:author="Lesley Bross" w:date="2020-10-08T13:17:00Z"/>
        </w:rPr>
        <w:pPrChange w:id="234" w:author="Lesley Bross" w:date="2020-10-08T13:14:00Z">
          <w:pPr/>
        </w:pPrChange>
      </w:pPr>
      <w:ins w:id="235" w:author="Lesley Bross" w:date="2020-10-08T13:16:00Z">
        <w:r>
          <w:t xml:space="preserve">If it is not already installed, install the </w:t>
        </w:r>
      </w:ins>
      <w:ins w:id="236" w:author="Lesley Bross" w:date="2020-10-08T13:17:00Z">
        <w:r w:rsidRPr="006C6C91">
          <w:t xml:space="preserve">64-bit Oracle </w:t>
        </w:r>
      </w:ins>
      <w:ins w:id="237" w:author="Lesley Bross" w:date="2020-10-08T13:36:00Z">
        <w:r w:rsidR="00701D0B">
          <w:t xml:space="preserve">12c </w:t>
        </w:r>
        <w:r w:rsidR="00123810">
          <w:t xml:space="preserve">client </w:t>
        </w:r>
      </w:ins>
      <w:ins w:id="238" w:author="Lesley Bross" w:date="2020-10-08T13:17:00Z">
        <w:r w:rsidRPr="006C6C91">
          <w:t xml:space="preserve">from </w:t>
        </w:r>
        <w:r>
          <w:t xml:space="preserve">the </w:t>
        </w:r>
        <w:r w:rsidRPr="006C6C91">
          <w:t>FS Software Center.</w:t>
        </w:r>
        <w:r>
          <w:t xml:space="preserve"> Accept the default values as you click through the installation dialog.</w:t>
        </w:r>
      </w:ins>
    </w:p>
    <w:p w:rsidR="006C6C91" w:rsidRDefault="006C6C91" w:rsidP="006C6C91">
      <w:pPr>
        <w:pStyle w:val="ListParagraph"/>
        <w:numPr>
          <w:ilvl w:val="0"/>
          <w:numId w:val="12"/>
        </w:numPr>
        <w:rPr>
          <w:ins w:id="239" w:author="Lesley Bross" w:date="2020-10-08T13:22:00Z"/>
        </w:rPr>
        <w:pPrChange w:id="240" w:author="Lesley Bross" w:date="2020-10-08T13:14:00Z">
          <w:pPr/>
        </w:pPrChange>
      </w:pPr>
      <w:ins w:id="241" w:author="Lesley Bross" w:date="2020-10-08T13:21:00Z">
        <w:r>
          <w:t>N</w:t>
        </w:r>
        <w:r w:rsidRPr="006C6C91">
          <w:t xml:space="preserve">avigate to the c:\windows\system32 folder and run </w:t>
        </w:r>
        <w:r w:rsidR="00253BFB">
          <w:t>odbcad32.exe</w:t>
        </w:r>
        <w:r w:rsidRPr="006C6C91">
          <w:t xml:space="preserve">.  </w:t>
        </w:r>
      </w:ins>
    </w:p>
    <w:p w:rsidR="006C6C91" w:rsidRDefault="006C6C91" w:rsidP="006C6C91">
      <w:pPr>
        <w:pStyle w:val="ListParagraph"/>
        <w:numPr>
          <w:ilvl w:val="1"/>
          <w:numId w:val="12"/>
        </w:numPr>
        <w:rPr>
          <w:ins w:id="242" w:author="Lesley Bross" w:date="2020-10-08T13:21:00Z"/>
        </w:rPr>
        <w:pPrChange w:id="243" w:author="Lesley Bross" w:date="2020-10-08T13:22:00Z">
          <w:pPr/>
        </w:pPrChange>
      </w:pPr>
      <w:ins w:id="244" w:author="Lesley Bross" w:date="2020-10-08T13:21:00Z">
        <w:r w:rsidRPr="006C6C91">
          <w:t xml:space="preserve">Click </w:t>
        </w:r>
      </w:ins>
      <w:ins w:id="245" w:author="Lesley Bross" w:date="2020-10-08T13:37:00Z">
        <w:r w:rsidR="00123810">
          <w:t xml:space="preserve">the </w:t>
        </w:r>
      </w:ins>
      <w:ins w:id="246" w:author="Lesley Bross" w:date="2020-10-08T13:52:00Z">
        <w:r w:rsidR="00253BFB">
          <w:t>User</w:t>
        </w:r>
      </w:ins>
      <w:ins w:id="247" w:author="Lesley Bross" w:date="2020-10-08T13:21:00Z">
        <w:r w:rsidRPr="006C6C91">
          <w:t xml:space="preserve"> DSN tab, and select &lt;Add&gt; to add </w:t>
        </w:r>
      </w:ins>
      <w:ins w:id="248" w:author="Lesley Bross" w:date="2020-10-08T13:22:00Z">
        <w:r>
          <w:t xml:space="preserve">a </w:t>
        </w:r>
      </w:ins>
      <w:ins w:id="249" w:author="Lesley Bross" w:date="2020-10-08T13:21:00Z">
        <w:r w:rsidRPr="006C6C91">
          <w:t>data source</w:t>
        </w:r>
        <w:r>
          <w:t>.</w:t>
        </w:r>
      </w:ins>
    </w:p>
    <w:p w:rsidR="006C6C91" w:rsidRPr="006C6C91" w:rsidRDefault="006C6C91" w:rsidP="00253BFB">
      <w:pPr>
        <w:pStyle w:val="ListParagraph"/>
        <w:numPr>
          <w:ilvl w:val="1"/>
          <w:numId w:val="12"/>
        </w:numPr>
        <w:rPr>
          <w:ins w:id="250" w:author="Lesley Bross" w:date="2020-10-08T13:22:00Z"/>
        </w:rPr>
      </w:pPr>
      <w:ins w:id="251" w:author="Lesley Bross" w:date="2020-10-08T13:22:00Z">
        <w:r w:rsidRPr="006C6C91">
          <w:t xml:space="preserve">Select </w:t>
        </w:r>
      </w:ins>
      <w:ins w:id="252" w:author="Lesley Bross" w:date="2020-10-08T13:54:00Z">
        <w:r w:rsidR="00313469">
          <w:t>‘</w:t>
        </w:r>
      </w:ins>
      <w:ins w:id="253" w:author="Lesley Bross" w:date="2020-10-08T13:52:00Z">
        <w:r w:rsidR="00253BFB">
          <w:t xml:space="preserve">Oracle in </w:t>
        </w:r>
        <w:proofErr w:type="spellStart"/>
        <w:r w:rsidR="00253BFB">
          <w:t>OraClient</w:t>
        </w:r>
      </w:ins>
      <w:proofErr w:type="spellEnd"/>
      <w:ins w:id="254" w:author="Lesley Bross" w:date="2020-10-08T13:54:00Z">
        <w:r w:rsidR="00313469">
          <w:t>’</w:t>
        </w:r>
      </w:ins>
      <w:bookmarkStart w:id="255" w:name="_GoBack"/>
      <w:bookmarkEnd w:id="255"/>
      <w:ins w:id="256" w:author="Lesley Bross" w:date="2020-10-08T13:52:00Z">
        <w:r w:rsidR="00253BFB">
          <w:t xml:space="preserve"> </w:t>
        </w:r>
      </w:ins>
      <w:ins w:id="257" w:author="Lesley Bross" w:date="2020-10-08T13:22:00Z">
        <w:r w:rsidRPr="006C6C91">
          <w:t>as the data source driver</w:t>
        </w:r>
      </w:ins>
    </w:p>
    <w:p w:rsidR="006C6C91" w:rsidRDefault="006C6C91" w:rsidP="006C6C91">
      <w:pPr>
        <w:pStyle w:val="ListParagraph"/>
        <w:numPr>
          <w:ilvl w:val="1"/>
          <w:numId w:val="12"/>
        </w:numPr>
        <w:rPr>
          <w:ins w:id="258" w:author="Lesley Bross" w:date="2020-10-08T13:25:00Z"/>
        </w:rPr>
      </w:pPr>
      <w:ins w:id="259" w:author="Lesley Bross" w:date="2020-10-08T13:24:00Z">
        <w:r w:rsidRPr="006C6C91">
          <w:t>Enter the connection informa</w:t>
        </w:r>
        <w:r>
          <w:t>tion exactly as it appears below:</w:t>
        </w:r>
      </w:ins>
    </w:p>
    <w:p w:rsidR="006C6C91" w:rsidRDefault="006C6C91" w:rsidP="00701D0B">
      <w:pPr>
        <w:pStyle w:val="ListParagraph"/>
        <w:numPr>
          <w:ilvl w:val="2"/>
          <w:numId w:val="12"/>
        </w:numPr>
        <w:rPr>
          <w:ins w:id="260" w:author="Lesley Bross" w:date="2020-10-08T13:27:00Z"/>
        </w:rPr>
        <w:pPrChange w:id="261" w:author="Lesley Bross" w:date="2020-10-08T13:26:00Z">
          <w:pPr>
            <w:pStyle w:val="ListParagraph"/>
            <w:numPr>
              <w:ilvl w:val="1"/>
              <w:numId w:val="12"/>
            </w:numPr>
            <w:ind w:left="2160" w:hanging="360"/>
          </w:pPr>
        </w:pPrChange>
      </w:pPr>
      <w:ins w:id="262" w:author="Lesley Bross" w:date="2020-10-08T13:26:00Z">
        <w:r>
          <w:t>DSN</w:t>
        </w:r>
        <w:r w:rsidR="00701D0B">
          <w:t>=</w:t>
        </w:r>
        <w:r w:rsidR="00701D0B" w:rsidRPr="00701D0B">
          <w:t>FIADB01P</w:t>
        </w:r>
      </w:ins>
    </w:p>
    <w:p w:rsidR="00701D0B" w:rsidRDefault="00701D0B" w:rsidP="00701D0B">
      <w:pPr>
        <w:pStyle w:val="ListParagraph"/>
        <w:numPr>
          <w:ilvl w:val="2"/>
          <w:numId w:val="12"/>
        </w:numPr>
        <w:rPr>
          <w:ins w:id="263" w:author="Lesley Bross" w:date="2020-10-08T13:28:00Z"/>
        </w:rPr>
        <w:pPrChange w:id="264" w:author="Lesley Bross" w:date="2020-10-08T13:26:00Z">
          <w:pPr>
            <w:pStyle w:val="ListParagraph"/>
            <w:numPr>
              <w:ilvl w:val="1"/>
              <w:numId w:val="12"/>
            </w:numPr>
            <w:ind w:left="2160" w:hanging="360"/>
          </w:pPr>
        </w:pPrChange>
      </w:pPr>
      <w:ins w:id="265" w:author="Lesley Bross" w:date="2020-10-08T13:27:00Z">
        <w:r w:rsidRPr="00701D0B">
          <w:t>TNS Service Name=FIADB01P</w:t>
        </w:r>
      </w:ins>
    </w:p>
    <w:p w:rsidR="00701D0B" w:rsidRPr="006C6C91" w:rsidRDefault="00701D0B" w:rsidP="00701D0B">
      <w:pPr>
        <w:pStyle w:val="ListParagraph"/>
        <w:numPr>
          <w:ilvl w:val="2"/>
          <w:numId w:val="12"/>
        </w:numPr>
        <w:rPr>
          <w:ins w:id="266" w:author="Lesley Bross" w:date="2020-10-08T13:24:00Z"/>
        </w:rPr>
        <w:pPrChange w:id="267" w:author="Lesley Bross" w:date="2020-10-08T13:26:00Z">
          <w:pPr>
            <w:pStyle w:val="ListParagraph"/>
            <w:numPr>
              <w:ilvl w:val="1"/>
              <w:numId w:val="12"/>
            </w:numPr>
            <w:ind w:left="2160" w:hanging="360"/>
          </w:pPr>
        </w:pPrChange>
      </w:pPr>
      <w:ins w:id="268" w:author="Lesley Bross" w:date="2020-10-08T13:29:00Z">
        <w:r>
          <w:t xml:space="preserve">User name=user name associated with the </w:t>
        </w:r>
      </w:ins>
      <w:ins w:id="269" w:author="Lesley Bross" w:date="2020-10-08T13:37:00Z">
        <w:r w:rsidR="00123810">
          <w:t>permissions</w:t>
        </w:r>
      </w:ins>
      <w:ins w:id="270" w:author="Lesley Bross" w:date="2020-10-08T13:29:00Z">
        <w:r>
          <w:t xml:space="preserve"> granted in step 1</w:t>
        </w:r>
      </w:ins>
    </w:p>
    <w:p w:rsidR="006C6C91" w:rsidRDefault="006C6C91" w:rsidP="006C6C91">
      <w:pPr>
        <w:pStyle w:val="ListParagraph"/>
        <w:numPr>
          <w:ilvl w:val="1"/>
          <w:numId w:val="12"/>
        </w:numPr>
        <w:rPr>
          <w:ins w:id="271" w:author="Lesley Bross" w:date="2020-10-08T13:25:00Z"/>
        </w:rPr>
        <w:pPrChange w:id="272" w:author="Lesley Bross" w:date="2020-10-08T13:22:00Z">
          <w:pPr/>
        </w:pPrChange>
      </w:pPr>
      <w:ins w:id="273" w:author="Lesley Bross" w:date="2020-10-08T13:25:00Z">
        <w:r w:rsidRPr="006C6C91">
          <w:t>Then click &lt;Test Connection&gt; to ensure that the service works as intended</w:t>
        </w:r>
        <w:r>
          <w:t xml:space="preserve">. </w:t>
        </w:r>
      </w:ins>
      <w:ins w:id="274" w:author="Lesley Bross" w:date="2020-10-08T13:29:00Z">
        <w:r w:rsidR="00701D0B">
          <w:t xml:space="preserve">Use the user name and password provided to you during step 1. </w:t>
        </w:r>
      </w:ins>
      <w:ins w:id="275" w:author="Lesley Bross" w:date="2020-10-08T13:30:00Z">
        <w:r w:rsidR="00701D0B">
          <w:t>The test</w:t>
        </w:r>
      </w:ins>
      <w:ins w:id="276" w:author="Lesley Bross" w:date="2020-10-08T13:25:00Z">
        <w:r>
          <w:t xml:space="preserve"> connection will not work if </w:t>
        </w:r>
      </w:ins>
      <w:ins w:id="277" w:author="Lesley Bross" w:date="2020-10-08T13:30:00Z">
        <w:r w:rsidR="00701D0B">
          <w:t>step 1 has not been completed.</w:t>
        </w:r>
      </w:ins>
    </w:p>
    <w:p w:rsidR="006C6C91" w:rsidRDefault="006C6C91" w:rsidP="006C6C91">
      <w:pPr>
        <w:pStyle w:val="ListParagraph"/>
        <w:numPr>
          <w:ilvl w:val="1"/>
          <w:numId w:val="12"/>
        </w:numPr>
        <w:rPr>
          <w:ins w:id="278" w:author="Lesley Bross" w:date="2020-10-08T13:31:00Z"/>
        </w:rPr>
        <w:pPrChange w:id="279" w:author="Lesley Bross" w:date="2020-10-08T13:22:00Z">
          <w:pPr/>
        </w:pPrChange>
      </w:pPr>
      <w:ins w:id="280" w:author="Lesley Bross" w:date="2020-10-08T13:25:00Z">
        <w:r>
          <w:t>Click &lt;OK&gt;</w:t>
        </w:r>
      </w:ins>
      <w:ins w:id="281" w:author="Lesley Bross" w:date="2020-10-08T13:31:00Z">
        <w:r w:rsidR="00701D0B">
          <w:t xml:space="preserve"> to finish creating the </w:t>
        </w:r>
        <w:proofErr w:type="spellStart"/>
        <w:r w:rsidR="00701D0B">
          <w:t>datasource</w:t>
        </w:r>
        <w:proofErr w:type="spellEnd"/>
      </w:ins>
    </w:p>
    <w:p w:rsidR="00701D0B" w:rsidRDefault="00701D0B" w:rsidP="00701D0B">
      <w:pPr>
        <w:pStyle w:val="ListParagraph"/>
        <w:numPr>
          <w:ilvl w:val="0"/>
          <w:numId w:val="12"/>
        </w:numPr>
        <w:rPr>
          <w:ins w:id="282" w:author="Lesley Bross" w:date="2020-10-08T13:34:00Z"/>
        </w:rPr>
        <w:pPrChange w:id="283" w:author="Lesley Bross" w:date="2020-10-08T13:31:00Z">
          <w:pPr/>
        </w:pPrChange>
      </w:pPr>
      <w:ins w:id="284" w:author="Lesley Bross" w:date="2020-10-08T13:31:00Z">
        <w:r>
          <w:t xml:space="preserve">Copy the following 3 files from </w:t>
        </w:r>
      </w:ins>
      <w:ins w:id="285" w:author="Lesley Bross" w:date="2020-10-08T13:32:00Z">
        <w:r>
          <w:t xml:space="preserve">C:\Program Files\FIA PNW Portland Forestry Sciences Lab\FIA </w:t>
        </w:r>
        <w:proofErr w:type="spellStart"/>
        <w:r>
          <w:t>Biosum</w:t>
        </w:r>
        <w:proofErr w:type="spellEnd"/>
        <w:r>
          <w:t xml:space="preserve"> 5.8.9</w:t>
        </w:r>
      </w:ins>
      <w:ins w:id="286" w:author="Lesley Bross" w:date="2020-10-08T13:33:00Z">
        <w:r>
          <w:t>\fcs</w:t>
        </w:r>
      </w:ins>
      <w:ins w:id="287" w:author="Lesley Bross" w:date="2020-10-08T13:32:00Z">
        <w:r>
          <w:t xml:space="preserve"> to your Windows </w:t>
        </w:r>
        <w:proofErr w:type="spellStart"/>
        <w:r>
          <w:t>AppData</w:t>
        </w:r>
        <w:proofErr w:type="spellEnd"/>
        <w:r>
          <w:t xml:space="preserve"> folder. If you don</w:t>
        </w:r>
      </w:ins>
      <w:ins w:id="288" w:author="Lesley Bross" w:date="2020-10-08T13:33:00Z">
        <w:r>
          <w:t xml:space="preserve">’t know the location of the </w:t>
        </w:r>
        <w:proofErr w:type="spellStart"/>
        <w:r>
          <w:t>AppData</w:t>
        </w:r>
        <w:proofErr w:type="spellEnd"/>
        <w:r>
          <w:t xml:space="preserve"> folder, launch BioSum and click on the </w:t>
        </w:r>
      </w:ins>
      <w:ins w:id="289" w:author="Lesley Bross" w:date="2020-10-08T13:34:00Z">
        <w:r>
          <w:t>&lt;</w:t>
        </w:r>
      </w:ins>
      <w:ins w:id="290" w:author="Lesley Bross" w:date="2020-10-08T13:33:00Z">
        <w:r>
          <w:t>Setting</w:t>
        </w:r>
      </w:ins>
      <w:ins w:id="291" w:author="Lesley Bross" w:date="2020-10-08T13:34:00Z">
        <w:r>
          <w:t xml:space="preserve">s&gt; menu. The path to the </w:t>
        </w:r>
        <w:proofErr w:type="spellStart"/>
        <w:r>
          <w:t>AppData</w:t>
        </w:r>
        <w:proofErr w:type="spellEnd"/>
        <w:r>
          <w:t xml:space="preserve"> folder appears on this screen.</w:t>
        </w:r>
      </w:ins>
    </w:p>
    <w:p w:rsidR="00701D0B" w:rsidRDefault="00701D0B" w:rsidP="00701D0B">
      <w:pPr>
        <w:pStyle w:val="ListParagraph"/>
        <w:numPr>
          <w:ilvl w:val="1"/>
          <w:numId w:val="12"/>
        </w:numPr>
        <w:rPr>
          <w:ins w:id="292" w:author="Lesley Bross" w:date="2020-10-08T13:34:00Z"/>
        </w:rPr>
        <w:pPrChange w:id="293" w:author="Lesley Bross" w:date="2020-10-08T13:34:00Z">
          <w:pPr/>
        </w:pPrChange>
      </w:pPr>
      <w:ins w:id="294" w:author="Lesley Bross" w:date="2020-10-08T13:34:00Z">
        <w:r w:rsidRPr="00701D0B">
          <w:t>BioSumComps.jar</w:t>
        </w:r>
      </w:ins>
    </w:p>
    <w:p w:rsidR="00701D0B" w:rsidRDefault="00701D0B" w:rsidP="00701D0B">
      <w:pPr>
        <w:pStyle w:val="ListParagraph"/>
        <w:numPr>
          <w:ilvl w:val="1"/>
          <w:numId w:val="12"/>
        </w:numPr>
        <w:rPr>
          <w:ins w:id="295" w:author="Lesley Bross" w:date="2020-10-08T13:35:00Z"/>
        </w:rPr>
        <w:pPrChange w:id="296" w:author="Lesley Bross" w:date="2020-10-08T13:34:00Z">
          <w:pPr/>
        </w:pPrChange>
      </w:pPr>
      <w:proofErr w:type="spellStart"/>
      <w:ins w:id="297" w:author="Lesley Bross" w:date="2020-10-08T13:35:00Z">
        <w:r w:rsidRPr="00701D0B">
          <w:t>fcs_tree.db</w:t>
        </w:r>
        <w:proofErr w:type="spellEnd"/>
      </w:ins>
    </w:p>
    <w:p w:rsidR="00701D0B" w:rsidRDefault="00701D0B" w:rsidP="00701D0B">
      <w:pPr>
        <w:pStyle w:val="ListParagraph"/>
        <w:numPr>
          <w:ilvl w:val="1"/>
          <w:numId w:val="12"/>
        </w:numPr>
        <w:rPr>
          <w:ins w:id="298" w:author="Lesley Bross" w:date="2020-10-08T13:53:00Z"/>
        </w:rPr>
        <w:pPrChange w:id="299" w:author="Lesley Bross" w:date="2020-10-08T13:34:00Z">
          <w:pPr/>
        </w:pPrChange>
      </w:pPr>
      <w:ins w:id="300" w:author="Lesley Bross" w:date="2020-10-08T13:35:00Z">
        <w:r w:rsidRPr="00701D0B">
          <w:t>fcs_tree_calc.bat</w:t>
        </w:r>
      </w:ins>
    </w:p>
    <w:p w:rsidR="00253BFB" w:rsidRPr="006C318A" w:rsidRDefault="00253BFB" w:rsidP="00253BFB">
      <w:pPr>
        <w:pStyle w:val="ListParagraph"/>
        <w:numPr>
          <w:ilvl w:val="0"/>
          <w:numId w:val="12"/>
        </w:numPr>
        <w:pPrChange w:id="301" w:author="Lesley Bross" w:date="2020-10-08T13:53:00Z">
          <w:pPr/>
        </w:pPrChange>
      </w:pPr>
      <w:ins w:id="302" w:author="Lesley Bross" w:date="2020-10-08T13:53:00Z">
        <w:r>
          <w:t>If multiple users share a computer, steps 3 and 4 will need to be completed by each user.</w:t>
        </w:r>
      </w:ins>
    </w:p>
    <w:sectPr w:rsidR="00253BFB" w:rsidRPr="006C318A" w:rsidSect="00F34255">
      <w:headerReference w:type="default" r:id="rId55"/>
      <w:footerReference w:type="default" r:id="rId56"/>
      <w:pgSz w:w="12240" w:h="15840" w:code="1"/>
      <w:pgMar w:top="1440" w:right="547" w:bottom="1440" w:left="547"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57F9" w:rsidRDefault="004557F9" w:rsidP="00F50D0E">
      <w:r>
        <w:separator/>
      </w:r>
    </w:p>
  </w:endnote>
  <w:endnote w:type="continuationSeparator" w:id="0">
    <w:p w:rsidR="004557F9" w:rsidRDefault="004557F9" w:rsidP="00F50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36B" w:rsidRDefault="0029336B">
    <w:pPr>
      <w:pStyle w:val="Footer"/>
      <w:jc w:val="center"/>
    </w:pPr>
    <w:r>
      <w:fldChar w:fldCharType="begin"/>
    </w:r>
    <w:r>
      <w:instrText xml:space="preserve"> PAGE   \* MERGEFORMAT </w:instrText>
    </w:r>
    <w:r>
      <w:fldChar w:fldCharType="separate"/>
    </w:r>
    <w:r w:rsidR="00313469">
      <w:rPr>
        <w:noProof/>
      </w:rPr>
      <w:t>21</w:t>
    </w:r>
    <w:r>
      <w:fldChar w:fldCharType="end"/>
    </w:r>
  </w:p>
  <w:p w:rsidR="0029336B" w:rsidRDefault="00293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57F9" w:rsidRDefault="004557F9" w:rsidP="00F50D0E">
      <w:r>
        <w:separator/>
      </w:r>
    </w:p>
  </w:footnote>
  <w:footnote w:type="continuationSeparator" w:id="0">
    <w:p w:rsidR="004557F9" w:rsidRDefault="004557F9" w:rsidP="00F50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36B" w:rsidRDefault="0029336B">
    <w:pPr>
      <w:pStyle w:val="Header"/>
    </w:pPr>
  </w:p>
  <w:p w:rsidR="0029336B" w:rsidRDefault="002933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F1430"/>
    <w:multiLevelType w:val="hybridMultilevel"/>
    <w:tmpl w:val="88861686"/>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9A4C76"/>
    <w:multiLevelType w:val="hybridMultilevel"/>
    <w:tmpl w:val="256E4D72"/>
    <w:lvl w:ilvl="0" w:tplc="968E6B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A1052A"/>
    <w:multiLevelType w:val="hybridMultilevel"/>
    <w:tmpl w:val="96C44B90"/>
    <w:lvl w:ilvl="0" w:tplc="2B5AA06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E570021"/>
    <w:multiLevelType w:val="hybridMultilevel"/>
    <w:tmpl w:val="64880F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784B74"/>
    <w:multiLevelType w:val="hybridMultilevel"/>
    <w:tmpl w:val="CE0C5692"/>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0E2833"/>
    <w:multiLevelType w:val="hybridMultilevel"/>
    <w:tmpl w:val="BCD4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181517"/>
    <w:multiLevelType w:val="hybridMultilevel"/>
    <w:tmpl w:val="6FDA6188"/>
    <w:lvl w:ilvl="0" w:tplc="107CBE1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35369"/>
    <w:multiLevelType w:val="hybridMultilevel"/>
    <w:tmpl w:val="F1BEC6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38A0B7C"/>
    <w:multiLevelType w:val="hybridMultilevel"/>
    <w:tmpl w:val="8FF2D7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50D2002"/>
    <w:multiLevelType w:val="hybridMultilevel"/>
    <w:tmpl w:val="34446496"/>
    <w:lvl w:ilvl="0" w:tplc="09B0DE6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79F7F77"/>
    <w:multiLevelType w:val="hybridMultilevel"/>
    <w:tmpl w:val="3DE4A6AE"/>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7F8752A"/>
    <w:multiLevelType w:val="hybridMultilevel"/>
    <w:tmpl w:val="589E1132"/>
    <w:lvl w:ilvl="0" w:tplc="3C1A0ED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2"/>
  </w:num>
  <w:num w:numId="2">
    <w:abstractNumId w:val="11"/>
  </w:num>
  <w:num w:numId="3">
    <w:abstractNumId w:val="0"/>
  </w:num>
  <w:num w:numId="4">
    <w:abstractNumId w:val="3"/>
  </w:num>
  <w:num w:numId="5">
    <w:abstractNumId w:val="5"/>
  </w:num>
  <w:num w:numId="6">
    <w:abstractNumId w:val="1"/>
  </w:num>
  <w:num w:numId="7">
    <w:abstractNumId w:val="4"/>
  </w:num>
  <w:num w:numId="8">
    <w:abstractNumId w:val="6"/>
  </w:num>
  <w:num w:numId="9">
    <w:abstractNumId w:val="9"/>
  </w:num>
  <w:num w:numId="10">
    <w:abstractNumId w:val="8"/>
  </w:num>
  <w:num w:numId="11">
    <w:abstractNumId w:val="7"/>
  </w:num>
  <w:num w:numId="12">
    <w:abstractNumId w:val="1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sley Bross">
    <w15:presenceInfo w15:providerId="None" w15:userId="Lesley Bro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13E"/>
    <w:rsid w:val="00000C78"/>
    <w:rsid w:val="000012F3"/>
    <w:rsid w:val="00001E38"/>
    <w:rsid w:val="000046F0"/>
    <w:rsid w:val="0000672E"/>
    <w:rsid w:val="00010979"/>
    <w:rsid w:val="00010E0E"/>
    <w:rsid w:val="00010E84"/>
    <w:rsid w:val="000123A8"/>
    <w:rsid w:val="0001266E"/>
    <w:rsid w:val="00014E05"/>
    <w:rsid w:val="00023707"/>
    <w:rsid w:val="000243FF"/>
    <w:rsid w:val="00025A99"/>
    <w:rsid w:val="00025C90"/>
    <w:rsid w:val="00026269"/>
    <w:rsid w:val="00026A2E"/>
    <w:rsid w:val="000278BA"/>
    <w:rsid w:val="00030114"/>
    <w:rsid w:val="000305A3"/>
    <w:rsid w:val="0003121F"/>
    <w:rsid w:val="000314F0"/>
    <w:rsid w:val="00031E4D"/>
    <w:rsid w:val="000327F3"/>
    <w:rsid w:val="0003508D"/>
    <w:rsid w:val="000353E8"/>
    <w:rsid w:val="00036C53"/>
    <w:rsid w:val="00037A3D"/>
    <w:rsid w:val="00037A6F"/>
    <w:rsid w:val="00037C5C"/>
    <w:rsid w:val="000418F4"/>
    <w:rsid w:val="00041B3E"/>
    <w:rsid w:val="00042B21"/>
    <w:rsid w:val="00043165"/>
    <w:rsid w:val="00043C97"/>
    <w:rsid w:val="000444FF"/>
    <w:rsid w:val="000451E4"/>
    <w:rsid w:val="00050347"/>
    <w:rsid w:val="0005159D"/>
    <w:rsid w:val="0005257C"/>
    <w:rsid w:val="0005476C"/>
    <w:rsid w:val="0005515D"/>
    <w:rsid w:val="000573FF"/>
    <w:rsid w:val="0006169F"/>
    <w:rsid w:val="00062B64"/>
    <w:rsid w:val="00065A0A"/>
    <w:rsid w:val="00072375"/>
    <w:rsid w:val="000737ED"/>
    <w:rsid w:val="00076E38"/>
    <w:rsid w:val="00085DF3"/>
    <w:rsid w:val="000865FE"/>
    <w:rsid w:val="00086ADE"/>
    <w:rsid w:val="00091071"/>
    <w:rsid w:val="00092581"/>
    <w:rsid w:val="000930C6"/>
    <w:rsid w:val="00093E85"/>
    <w:rsid w:val="000949FE"/>
    <w:rsid w:val="00094EBB"/>
    <w:rsid w:val="00096169"/>
    <w:rsid w:val="0009723A"/>
    <w:rsid w:val="0009742E"/>
    <w:rsid w:val="000976C3"/>
    <w:rsid w:val="000A3189"/>
    <w:rsid w:val="000A40D4"/>
    <w:rsid w:val="000A509D"/>
    <w:rsid w:val="000B27CF"/>
    <w:rsid w:val="000B6183"/>
    <w:rsid w:val="000B773E"/>
    <w:rsid w:val="000B7B67"/>
    <w:rsid w:val="000B7D11"/>
    <w:rsid w:val="000C043E"/>
    <w:rsid w:val="000C23B3"/>
    <w:rsid w:val="000C2E11"/>
    <w:rsid w:val="000C413D"/>
    <w:rsid w:val="000D0182"/>
    <w:rsid w:val="000D1D43"/>
    <w:rsid w:val="000D28AB"/>
    <w:rsid w:val="000E0DE3"/>
    <w:rsid w:val="000E192C"/>
    <w:rsid w:val="000E1A4B"/>
    <w:rsid w:val="000E1E22"/>
    <w:rsid w:val="000E2FB1"/>
    <w:rsid w:val="000E3302"/>
    <w:rsid w:val="000E4241"/>
    <w:rsid w:val="000E557F"/>
    <w:rsid w:val="000E5841"/>
    <w:rsid w:val="000E7A55"/>
    <w:rsid w:val="000F06AE"/>
    <w:rsid w:val="000F09F5"/>
    <w:rsid w:val="000F57FC"/>
    <w:rsid w:val="000F7316"/>
    <w:rsid w:val="00100851"/>
    <w:rsid w:val="001041E3"/>
    <w:rsid w:val="0010778B"/>
    <w:rsid w:val="0011186F"/>
    <w:rsid w:val="0011601E"/>
    <w:rsid w:val="00116744"/>
    <w:rsid w:val="001169B3"/>
    <w:rsid w:val="00117B3E"/>
    <w:rsid w:val="0012193F"/>
    <w:rsid w:val="00121EB2"/>
    <w:rsid w:val="00122474"/>
    <w:rsid w:val="00122814"/>
    <w:rsid w:val="00123810"/>
    <w:rsid w:val="00123CE1"/>
    <w:rsid w:val="0012608C"/>
    <w:rsid w:val="00126EC9"/>
    <w:rsid w:val="001300EA"/>
    <w:rsid w:val="0013327F"/>
    <w:rsid w:val="00133ECE"/>
    <w:rsid w:val="0013413E"/>
    <w:rsid w:val="001351F0"/>
    <w:rsid w:val="0013702E"/>
    <w:rsid w:val="0013789A"/>
    <w:rsid w:val="0014020E"/>
    <w:rsid w:val="00140DB5"/>
    <w:rsid w:val="00141EC2"/>
    <w:rsid w:val="001432B4"/>
    <w:rsid w:val="00144FF8"/>
    <w:rsid w:val="00147899"/>
    <w:rsid w:val="00147C7C"/>
    <w:rsid w:val="00151D9A"/>
    <w:rsid w:val="00151F6E"/>
    <w:rsid w:val="00155C35"/>
    <w:rsid w:val="001566FF"/>
    <w:rsid w:val="0016073B"/>
    <w:rsid w:val="001630FC"/>
    <w:rsid w:val="0016329F"/>
    <w:rsid w:val="001636C3"/>
    <w:rsid w:val="001642F1"/>
    <w:rsid w:val="00170D66"/>
    <w:rsid w:val="0017467D"/>
    <w:rsid w:val="00176088"/>
    <w:rsid w:val="00176659"/>
    <w:rsid w:val="001778E1"/>
    <w:rsid w:val="00177AF6"/>
    <w:rsid w:val="001803FC"/>
    <w:rsid w:val="001806E5"/>
    <w:rsid w:val="00181588"/>
    <w:rsid w:val="00183FBD"/>
    <w:rsid w:val="00184F9E"/>
    <w:rsid w:val="00186205"/>
    <w:rsid w:val="00190EF4"/>
    <w:rsid w:val="00191625"/>
    <w:rsid w:val="00192368"/>
    <w:rsid w:val="001934D0"/>
    <w:rsid w:val="0019357E"/>
    <w:rsid w:val="00194F6E"/>
    <w:rsid w:val="001961AD"/>
    <w:rsid w:val="0019798A"/>
    <w:rsid w:val="001A000E"/>
    <w:rsid w:val="001A6C96"/>
    <w:rsid w:val="001B0941"/>
    <w:rsid w:val="001B2174"/>
    <w:rsid w:val="001B682B"/>
    <w:rsid w:val="001B72EE"/>
    <w:rsid w:val="001B7782"/>
    <w:rsid w:val="001C0357"/>
    <w:rsid w:val="001C1234"/>
    <w:rsid w:val="001C253A"/>
    <w:rsid w:val="001C50EB"/>
    <w:rsid w:val="001C67F8"/>
    <w:rsid w:val="001C6851"/>
    <w:rsid w:val="001C79B4"/>
    <w:rsid w:val="001D24F2"/>
    <w:rsid w:val="001D288B"/>
    <w:rsid w:val="001D337C"/>
    <w:rsid w:val="001D3B2A"/>
    <w:rsid w:val="001D4079"/>
    <w:rsid w:val="001E0896"/>
    <w:rsid w:val="001E19BF"/>
    <w:rsid w:val="001E2C75"/>
    <w:rsid w:val="001E3E8B"/>
    <w:rsid w:val="001E422A"/>
    <w:rsid w:val="001E66F7"/>
    <w:rsid w:val="001E6FFA"/>
    <w:rsid w:val="001E7063"/>
    <w:rsid w:val="001F02DA"/>
    <w:rsid w:val="001F0C0D"/>
    <w:rsid w:val="001F4094"/>
    <w:rsid w:val="001F6060"/>
    <w:rsid w:val="001F6189"/>
    <w:rsid w:val="00200F4E"/>
    <w:rsid w:val="0020375A"/>
    <w:rsid w:val="002061A2"/>
    <w:rsid w:val="00207483"/>
    <w:rsid w:val="0021195C"/>
    <w:rsid w:val="00212461"/>
    <w:rsid w:val="00214F81"/>
    <w:rsid w:val="0021559C"/>
    <w:rsid w:val="00217080"/>
    <w:rsid w:val="00221D30"/>
    <w:rsid w:val="00222C51"/>
    <w:rsid w:val="00224202"/>
    <w:rsid w:val="00224FA5"/>
    <w:rsid w:val="00225B76"/>
    <w:rsid w:val="002263E8"/>
    <w:rsid w:val="00230ADC"/>
    <w:rsid w:val="00231D7C"/>
    <w:rsid w:val="00232DFD"/>
    <w:rsid w:val="00234CB4"/>
    <w:rsid w:val="0023501B"/>
    <w:rsid w:val="0023552F"/>
    <w:rsid w:val="002363B4"/>
    <w:rsid w:val="00237796"/>
    <w:rsid w:val="00240AEC"/>
    <w:rsid w:val="002411A5"/>
    <w:rsid w:val="0024192D"/>
    <w:rsid w:val="00242234"/>
    <w:rsid w:val="00243214"/>
    <w:rsid w:val="0024349C"/>
    <w:rsid w:val="0024365A"/>
    <w:rsid w:val="00244E38"/>
    <w:rsid w:val="00245151"/>
    <w:rsid w:val="0024580F"/>
    <w:rsid w:val="00247887"/>
    <w:rsid w:val="002519F8"/>
    <w:rsid w:val="00253030"/>
    <w:rsid w:val="00253BFB"/>
    <w:rsid w:val="002552DC"/>
    <w:rsid w:val="002553D0"/>
    <w:rsid w:val="002562E6"/>
    <w:rsid w:val="00257B06"/>
    <w:rsid w:val="00260A19"/>
    <w:rsid w:val="00261989"/>
    <w:rsid w:val="0026290A"/>
    <w:rsid w:val="00262FB3"/>
    <w:rsid w:val="00263E2E"/>
    <w:rsid w:val="0026425A"/>
    <w:rsid w:val="00265A4B"/>
    <w:rsid w:val="00266483"/>
    <w:rsid w:val="00267A34"/>
    <w:rsid w:val="0027026D"/>
    <w:rsid w:val="00270B3C"/>
    <w:rsid w:val="0027123F"/>
    <w:rsid w:val="00271711"/>
    <w:rsid w:val="00272F5E"/>
    <w:rsid w:val="002748D7"/>
    <w:rsid w:val="00275F5E"/>
    <w:rsid w:val="00277680"/>
    <w:rsid w:val="0028346D"/>
    <w:rsid w:val="0028471E"/>
    <w:rsid w:val="002849E9"/>
    <w:rsid w:val="002862A8"/>
    <w:rsid w:val="00286381"/>
    <w:rsid w:val="00287730"/>
    <w:rsid w:val="00287E30"/>
    <w:rsid w:val="00292DB4"/>
    <w:rsid w:val="0029336B"/>
    <w:rsid w:val="0029341A"/>
    <w:rsid w:val="002A235F"/>
    <w:rsid w:val="002A4D95"/>
    <w:rsid w:val="002B0A7B"/>
    <w:rsid w:val="002B0B20"/>
    <w:rsid w:val="002B0DD4"/>
    <w:rsid w:val="002B6AB7"/>
    <w:rsid w:val="002C232C"/>
    <w:rsid w:val="002C35B5"/>
    <w:rsid w:val="002C5727"/>
    <w:rsid w:val="002D1689"/>
    <w:rsid w:val="002D523B"/>
    <w:rsid w:val="002D623F"/>
    <w:rsid w:val="002D6464"/>
    <w:rsid w:val="002E064D"/>
    <w:rsid w:val="002E0667"/>
    <w:rsid w:val="002E0D11"/>
    <w:rsid w:val="002E1189"/>
    <w:rsid w:val="002E16EE"/>
    <w:rsid w:val="002E2791"/>
    <w:rsid w:val="002E3492"/>
    <w:rsid w:val="002E5172"/>
    <w:rsid w:val="002E57DE"/>
    <w:rsid w:val="002E64D5"/>
    <w:rsid w:val="002E778D"/>
    <w:rsid w:val="002E7D98"/>
    <w:rsid w:val="002F04E5"/>
    <w:rsid w:val="002F0AA7"/>
    <w:rsid w:val="002F3492"/>
    <w:rsid w:val="002F5796"/>
    <w:rsid w:val="002F6DDC"/>
    <w:rsid w:val="002F7046"/>
    <w:rsid w:val="0030573E"/>
    <w:rsid w:val="003109D5"/>
    <w:rsid w:val="00311648"/>
    <w:rsid w:val="0031298A"/>
    <w:rsid w:val="00313469"/>
    <w:rsid w:val="00317C2E"/>
    <w:rsid w:val="00317C5C"/>
    <w:rsid w:val="003200B1"/>
    <w:rsid w:val="00323B7C"/>
    <w:rsid w:val="00324E57"/>
    <w:rsid w:val="00330301"/>
    <w:rsid w:val="003317CC"/>
    <w:rsid w:val="00331B82"/>
    <w:rsid w:val="00331F85"/>
    <w:rsid w:val="0033270E"/>
    <w:rsid w:val="003329E4"/>
    <w:rsid w:val="00337ECB"/>
    <w:rsid w:val="00346CA4"/>
    <w:rsid w:val="00350A07"/>
    <w:rsid w:val="00352FC2"/>
    <w:rsid w:val="0035496D"/>
    <w:rsid w:val="00355AA8"/>
    <w:rsid w:val="003567B2"/>
    <w:rsid w:val="00357A05"/>
    <w:rsid w:val="0036032E"/>
    <w:rsid w:val="00362A9D"/>
    <w:rsid w:val="00362AA4"/>
    <w:rsid w:val="00363255"/>
    <w:rsid w:val="00365E9A"/>
    <w:rsid w:val="003664B3"/>
    <w:rsid w:val="00366BFA"/>
    <w:rsid w:val="00372DCF"/>
    <w:rsid w:val="00374D92"/>
    <w:rsid w:val="00375122"/>
    <w:rsid w:val="00375A92"/>
    <w:rsid w:val="0037771F"/>
    <w:rsid w:val="00377A4A"/>
    <w:rsid w:val="00377B8F"/>
    <w:rsid w:val="00380673"/>
    <w:rsid w:val="00381984"/>
    <w:rsid w:val="003839C7"/>
    <w:rsid w:val="00386E79"/>
    <w:rsid w:val="00387B3F"/>
    <w:rsid w:val="00387C55"/>
    <w:rsid w:val="003901F3"/>
    <w:rsid w:val="00393264"/>
    <w:rsid w:val="0039341D"/>
    <w:rsid w:val="003941D1"/>
    <w:rsid w:val="00394349"/>
    <w:rsid w:val="00395A6E"/>
    <w:rsid w:val="00396152"/>
    <w:rsid w:val="003969FB"/>
    <w:rsid w:val="00397507"/>
    <w:rsid w:val="003A0F36"/>
    <w:rsid w:val="003A10AD"/>
    <w:rsid w:val="003A21EE"/>
    <w:rsid w:val="003A2234"/>
    <w:rsid w:val="003A2B18"/>
    <w:rsid w:val="003A4F53"/>
    <w:rsid w:val="003A6CA6"/>
    <w:rsid w:val="003A6FD1"/>
    <w:rsid w:val="003B0D74"/>
    <w:rsid w:val="003B1E44"/>
    <w:rsid w:val="003B22A6"/>
    <w:rsid w:val="003B593E"/>
    <w:rsid w:val="003B5B5A"/>
    <w:rsid w:val="003B5C10"/>
    <w:rsid w:val="003B6E1C"/>
    <w:rsid w:val="003B7955"/>
    <w:rsid w:val="003C12C3"/>
    <w:rsid w:val="003C2E9C"/>
    <w:rsid w:val="003C3D1F"/>
    <w:rsid w:val="003C4891"/>
    <w:rsid w:val="003C6E21"/>
    <w:rsid w:val="003D2000"/>
    <w:rsid w:val="003D2D51"/>
    <w:rsid w:val="003D34F9"/>
    <w:rsid w:val="003D6CE7"/>
    <w:rsid w:val="003D73D3"/>
    <w:rsid w:val="003E1AC7"/>
    <w:rsid w:val="003E3554"/>
    <w:rsid w:val="003E35D3"/>
    <w:rsid w:val="003E42C7"/>
    <w:rsid w:val="003E4D14"/>
    <w:rsid w:val="003E58F8"/>
    <w:rsid w:val="003E598B"/>
    <w:rsid w:val="003E6D1A"/>
    <w:rsid w:val="003F3210"/>
    <w:rsid w:val="003F3C72"/>
    <w:rsid w:val="003F7245"/>
    <w:rsid w:val="004029BF"/>
    <w:rsid w:val="004031F0"/>
    <w:rsid w:val="004038ED"/>
    <w:rsid w:val="004043E0"/>
    <w:rsid w:val="004050BE"/>
    <w:rsid w:val="00406B7A"/>
    <w:rsid w:val="00407597"/>
    <w:rsid w:val="00407F9F"/>
    <w:rsid w:val="00414567"/>
    <w:rsid w:val="004165E0"/>
    <w:rsid w:val="0042188B"/>
    <w:rsid w:val="00422F95"/>
    <w:rsid w:val="00423C14"/>
    <w:rsid w:val="00424D1B"/>
    <w:rsid w:val="004278CB"/>
    <w:rsid w:val="00435582"/>
    <w:rsid w:val="004359A8"/>
    <w:rsid w:val="004417CB"/>
    <w:rsid w:val="00442FE8"/>
    <w:rsid w:val="00443449"/>
    <w:rsid w:val="00443F24"/>
    <w:rsid w:val="00444290"/>
    <w:rsid w:val="00445173"/>
    <w:rsid w:val="004453BA"/>
    <w:rsid w:val="004454F4"/>
    <w:rsid w:val="00445823"/>
    <w:rsid w:val="0045068C"/>
    <w:rsid w:val="00451E55"/>
    <w:rsid w:val="004528C6"/>
    <w:rsid w:val="004557F9"/>
    <w:rsid w:val="0045648E"/>
    <w:rsid w:val="00461604"/>
    <w:rsid w:val="004622EB"/>
    <w:rsid w:val="00462A36"/>
    <w:rsid w:val="004637CE"/>
    <w:rsid w:val="00463B3B"/>
    <w:rsid w:val="00464BE2"/>
    <w:rsid w:val="00470493"/>
    <w:rsid w:val="00472D89"/>
    <w:rsid w:val="00474963"/>
    <w:rsid w:val="00475204"/>
    <w:rsid w:val="00477CA8"/>
    <w:rsid w:val="00480259"/>
    <w:rsid w:val="00480C4A"/>
    <w:rsid w:val="004814E8"/>
    <w:rsid w:val="0048260E"/>
    <w:rsid w:val="00483263"/>
    <w:rsid w:val="00485015"/>
    <w:rsid w:val="00485363"/>
    <w:rsid w:val="00487C5E"/>
    <w:rsid w:val="00492042"/>
    <w:rsid w:val="0049260B"/>
    <w:rsid w:val="00492FA1"/>
    <w:rsid w:val="00495AB0"/>
    <w:rsid w:val="00495AF3"/>
    <w:rsid w:val="00496767"/>
    <w:rsid w:val="0049723D"/>
    <w:rsid w:val="00497901"/>
    <w:rsid w:val="004A3268"/>
    <w:rsid w:val="004A52DE"/>
    <w:rsid w:val="004A6AB7"/>
    <w:rsid w:val="004A7185"/>
    <w:rsid w:val="004A71B8"/>
    <w:rsid w:val="004A7B03"/>
    <w:rsid w:val="004B093E"/>
    <w:rsid w:val="004B4A67"/>
    <w:rsid w:val="004B5BBA"/>
    <w:rsid w:val="004B62B6"/>
    <w:rsid w:val="004B7029"/>
    <w:rsid w:val="004B7388"/>
    <w:rsid w:val="004C0A56"/>
    <w:rsid w:val="004C0B88"/>
    <w:rsid w:val="004C3711"/>
    <w:rsid w:val="004C3755"/>
    <w:rsid w:val="004C3EBA"/>
    <w:rsid w:val="004C66E3"/>
    <w:rsid w:val="004D0086"/>
    <w:rsid w:val="004D2F25"/>
    <w:rsid w:val="004D3B15"/>
    <w:rsid w:val="004D4BD7"/>
    <w:rsid w:val="004D775B"/>
    <w:rsid w:val="004D7CC7"/>
    <w:rsid w:val="004E17DE"/>
    <w:rsid w:val="004E375D"/>
    <w:rsid w:val="004E6B6A"/>
    <w:rsid w:val="004E7E10"/>
    <w:rsid w:val="004F09FE"/>
    <w:rsid w:val="004F0ED1"/>
    <w:rsid w:val="004F18EF"/>
    <w:rsid w:val="004F1F00"/>
    <w:rsid w:val="004F2FFC"/>
    <w:rsid w:val="004F4389"/>
    <w:rsid w:val="004F4767"/>
    <w:rsid w:val="004F6FDB"/>
    <w:rsid w:val="00501EB7"/>
    <w:rsid w:val="0050218C"/>
    <w:rsid w:val="0050225C"/>
    <w:rsid w:val="0050249A"/>
    <w:rsid w:val="0050280F"/>
    <w:rsid w:val="00502E12"/>
    <w:rsid w:val="0050367B"/>
    <w:rsid w:val="005043CA"/>
    <w:rsid w:val="00506DA8"/>
    <w:rsid w:val="0051098E"/>
    <w:rsid w:val="005110F8"/>
    <w:rsid w:val="005118C7"/>
    <w:rsid w:val="00512CEC"/>
    <w:rsid w:val="005155E1"/>
    <w:rsid w:val="005166D8"/>
    <w:rsid w:val="0051757F"/>
    <w:rsid w:val="00517D5A"/>
    <w:rsid w:val="005204B3"/>
    <w:rsid w:val="00521433"/>
    <w:rsid w:val="00522351"/>
    <w:rsid w:val="005225F9"/>
    <w:rsid w:val="0052282B"/>
    <w:rsid w:val="0052335D"/>
    <w:rsid w:val="0052395E"/>
    <w:rsid w:val="00524F0A"/>
    <w:rsid w:val="00527129"/>
    <w:rsid w:val="00527A19"/>
    <w:rsid w:val="00532A15"/>
    <w:rsid w:val="00532E95"/>
    <w:rsid w:val="00533CF9"/>
    <w:rsid w:val="00535173"/>
    <w:rsid w:val="005370D0"/>
    <w:rsid w:val="0054118A"/>
    <w:rsid w:val="00541E39"/>
    <w:rsid w:val="00542358"/>
    <w:rsid w:val="005439D6"/>
    <w:rsid w:val="005458C2"/>
    <w:rsid w:val="00546F68"/>
    <w:rsid w:val="0054730C"/>
    <w:rsid w:val="005505F4"/>
    <w:rsid w:val="00550668"/>
    <w:rsid w:val="00550D7B"/>
    <w:rsid w:val="0055416F"/>
    <w:rsid w:val="00554475"/>
    <w:rsid w:val="0055493B"/>
    <w:rsid w:val="00556047"/>
    <w:rsid w:val="00556652"/>
    <w:rsid w:val="00560C09"/>
    <w:rsid w:val="00560D8D"/>
    <w:rsid w:val="00562CB0"/>
    <w:rsid w:val="0056311C"/>
    <w:rsid w:val="005644E6"/>
    <w:rsid w:val="00565209"/>
    <w:rsid w:val="00565967"/>
    <w:rsid w:val="00566DEF"/>
    <w:rsid w:val="00567406"/>
    <w:rsid w:val="005677F7"/>
    <w:rsid w:val="00567DDB"/>
    <w:rsid w:val="005701CB"/>
    <w:rsid w:val="00570930"/>
    <w:rsid w:val="00572849"/>
    <w:rsid w:val="00572ACE"/>
    <w:rsid w:val="00572CF3"/>
    <w:rsid w:val="00572D51"/>
    <w:rsid w:val="00572D64"/>
    <w:rsid w:val="0057613D"/>
    <w:rsid w:val="005761E0"/>
    <w:rsid w:val="0057795E"/>
    <w:rsid w:val="00582D7A"/>
    <w:rsid w:val="00582FC5"/>
    <w:rsid w:val="0058485C"/>
    <w:rsid w:val="00585145"/>
    <w:rsid w:val="005868BC"/>
    <w:rsid w:val="00586F5C"/>
    <w:rsid w:val="00587BF4"/>
    <w:rsid w:val="00590349"/>
    <w:rsid w:val="00591E84"/>
    <w:rsid w:val="0059241F"/>
    <w:rsid w:val="00593C8A"/>
    <w:rsid w:val="00595816"/>
    <w:rsid w:val="00595ABA"/>
    <w:rsid w:val="0059621D"/>
    <w:rsid w:val="00596C54"/>
    <w:rsid w:val="00596E9F"/>
    <w:rsid w:val="0059780E"/>
    <w:rsid w:val="005A3AAD"/>
    <w:rsid w:val="005A7C3B"/>
    <w:rsid w:val="005B1147"/>
    <w:rsid w:val="005B30E2"/>
    <w:rsid w:val="005B31A0"/>
    <w:rsid w:val="005B4A17"/>
    <w:rsid w:val="005B4B9F"/>
    <w:rsid w:val="005B673C"/>
    <w:rsid w:val="005B788F"/>
    <w:rsid w:val="005C1694"/>
    <w:rsid w:val="005C2B54"/>
    <w:rsid w:val="005C2E0E"/>
    <w:rsid w:val="005C50EE"/>
    <w:rsid w:val="005C6511"/>
    <w:rsid w:val="005D0734"/>
    <w:rsid w:val="005D1D3E"/>
    <w:rsid w:val="005D1DEC"/>
    <w:rsid w:val="005D328D"/>
    <w:rsid w:val="005D4996"/>
    <w:rsid w:val="005D5494"/>
    <w:rsid w:val="005D62C5"/>
    <w:rsid w:val="005E0005"/>
    <w:rsid w:val="005E0BDA"/>
    <w:rsid w:val="005E1621"/>
    <w:rsid w:val="005E2C65"/>
    <w:rsid w:val="005E3C77"/>
    <w:rsid w:val="005E4259"/>
    <w:rsid w:val="005E5027"/>
    <w:rsid w:val="005E5601"/>
    <w:rsid w:val="005F0AA9"/>
    <w:rsid w:val="005F1B75"/>
    <w:rsid w:val="005F2813"/>
    <w:rsid w:val="005F2864"/>
    <w:rsid w:val="005F2D78"/>
    <w:rsid w:val="005F3F6C"/>
    <w:rsid w:val="005F492B"/>
    <w:rsid w:val="005F563C"/>
    <w:rsid w:val="005F72DB"/>
    <w:rsid w:val="0060215E"/>
    <w:rsid w:val="0060219B"/>
    <w:rsid w:val="006024EA"/>
    <w:rsid w:val="00602DDF"/>
    <w:rsid w:val="00602F5F"/>
    <w:rsid w:val="0060457F"/>
    <w:rsid w:val="00605B38"/>
    <w:rsid w:val="006064A8"/>
    <w:rsid w:val="00614284"/>
    <w:rsid w:val="00614792"/>
    <w:rsid w:val="0061630B"/>
    <w:rsid w:val="00616913"/>
    <w:rsid w:val="00621EA9"/>
    <w:rsid w:val="00622587"/>
    <w:rsid w:val="006228B6"/>
    <w:rsid w:val="0062427B"/>
    <w:rsid w:val="00631893"/>
    <w:rsid w:val="00636439"/>
    <w:rsid w:val="00636615"/>
    <w:rsid w:val="00636874"/>
    <w:rsid w:val="00643211"/>
    <w:rsid w:val="00643334"/>
    <w:rsid w:val="00644C36"/>
    <w:rsid w:val="00644F49"/>
    <w:rsid w:val="006460C2"/>
    <w:rsid w:val="0064610A"/>
    <w:rsid w:val="00646A9F"/>
    <w:rsid w:val="00651E8E"/>
    <w:rsid w:val="00652BDA"/>
    <w:rsid w:val="006530D5"/>
    <w:rsid w:val="006534D6"/>
    <w:rsid w:val="00653924"/>
    <w:rsid w:val="00653963"/>
    <w:rsid w:val="00654155"/>
    <w:rsid w:val="00654897"/>
    <w:rsid w:val="00654FA1"/>
    <w:rsid w:val="00655CC4"/>
    <w:rsid w:val="00656C0A"/>
    <w:rsid w:val="00657B1E"/>
    <w:rsid w:val="006608B9"/>
    <w:rsid w:val="00660E37"/>
    <w:rsid w:val="00661E45"/>
    <w:rsid w:val="00662EBD"/>
    <w:rsid w:val="006640FA"/>
    <w:rsid w:val="00664E1C"/>
    <w:rsid w:val="0066508A"/>
    <w:rsid w:val="0066516B"/>
    <w:rsid w:val="00665BED"/>
    <w:rsid w:val="00667213"/>
    <w:rsid w:val="00667FAA"/>
    <w:rsid w:val="00671C62"/>
    <w:rsid w:val="00671F6A"/>
    <w:rsid w:val="00677A1F"/>
    <w:rsid w:val="006801C4"/>
    <w:rsid w:val="00682A4A"/>
    <w:rsid w:val="006850BD"/>
    <w:rsid w:val="00687A65"/>
    <w:rsid w:val="00692E34"/>
    <w:rsid w:val="006953A6"/>
    <w:rsid w:val="00696718"/>
    <w:rsid w:val="00697D4C"/>
    <w:rsid w:val="006A2269"/>
    <w:rsid w:val="006A3021"/>
    <w:rsid w:val="006A3439"/>
    <w:rsid w:val="006A3BA8"/>
    <w:rsid w:val="006A4BA5"/>
    <w:rsid w:val="006A4BE0"/>
    <w:rsid w:val="006A748B"/>
    <w:rsid w:val="006B0422"/>
    <w:rsid w:val="006B0994"/>
    <w:rsid w:val="006B12CF"/>
    <w:rsid w:val="006B2DC9"/>
    <w:rsid w:val="006B3753"/>
    <w:rsid w:val="006B6FFC"/>
    <w:rsid w:val="006B7E56"/>
    <w:rsid w:val="006C1365"/>
    <w:rsid w:val="006C318A"/>
    <w:rsid w:val="006C3B04"/>
    <w:rsid w:val="006C5CC3"/>
    <w:rsid w:val="006C6C91"/>
    <w:rsid w:val="006C778F"/>
    <w:rsid w:val="006D01F1"/>
    <w:rsid w:val="006D0CAD"/>
    <w:rsid w:val="006D1A9C"/>
    <w:rsid w:val="006D2219"/>
    <w:rsid w:val="006D3432"/>
    <w:rsid w:val="006D3692"/>
    <w:rsid w:val="006D3E6A"/>
    <w:rsid w:val="006D4B05"/>
    <w:rsid w:val="006D4C26"/>
    <w:rsid w:val="006D7B76"/>
    <w:rsid w:val="006E3265"/>
    <w:rsid w:val="006E55FB"/>
    <w:rsid w:val="006E5888"/>
    <w:rsid w:val="006E60F6"/>
    <w:rsid w:val="006E6950"/>
    <w:rsid w:val="006E7936"/>
    <w:rsid w:val="006F27A1"/>
    <w:rsid w:val="006F3226"/>
    <w:rsid w:val="006F48FE"/>
    <w:rsid w:val="006F5C5F"/>
    <w:rsid w:val="00700648"/>
    <w:rsid w:val="0070103A"/>
    <w:rsid w:val="00701B55"/>
    <w:rsid w:val="00701D0B"/>
    <w:rsid w:val="00702CCF"/>
    <w:rsid w:val="00703658"/>
    <w:rsid w:val="007037C5"/>
    <w:rsid w:val="00707B9E"/>
    <w:rsid w:val="0072159C"/>
    <w:rsid w:val="00721823"/>
    <w:rsid w:val="00721AAC"/>
    <w:rsid w:val="00721F21"/>
    <w:rsid w:val="00722250"/>
    <w:rsid w:val="0072396F"/>
    <w:rsid w:val="0072567F"/>
    <w:rsid w:val="00725CC1"/>
    <w:rsid w:val="007272B0"/>
    <w:rsid w:val="007300F2"/>
    <w:rsid w:val="00731585"/>
    <w:rsid w:val="00732456"/>
    <w:rsid w:val="00732743"/>
    <w:rsid w:val="007355B8"/>
    <w:rsid w:val="007358E0"/>
    <w:rsid w:val="0073616E"/>
    <w:rsid w:val="00736ACB"/>
    <w:rsid w:val="007370A7"/>
    <w:rsid w:val="007415D9"/>
    <w:rsid w:val="007426E3"/>
    <w:rsid w:val="00743640"/>
    <w:rsid w:val="0074409D"/>
    <w:rsid w:val="007446F1"/>
    <w:rsid w:val="00745767"/>
    <w:rsid w:val="0074581D"/>
    <w:rsid w:val="007469E3"/>
    <w:rsid w:val="00746E38"/>
    <w:rsid w:val="007478EE"/>
    <w:rsid w:val="00753669"/>
    <w:rsid w:val="00754292"/>
    <w:rsid w:val="007576F5"/>
    <w:rsid w:val="0076177C"/>
    <w:rsid w:val="00763594"/>
    <w:rsid w:val="0076403D"/>
    <w:rsid w:val="0076473E"/>
    <w:rsid w:val="00774F46"/>
    <w:rsid w:val="00776032"/>
    <w:rsid w:val="00777D5B"/>
    <w:rsid w:val="007809F3"/>
    <w:rsid w:val="00780E05"/>
    <w:rsid w:val="00781E58"/>
    <w:rsid w:val="00785334"/>
    <w:rsid w:val="007866D7"/>
    <w:rsid w:val="00786AB7"/>
    <w:rsid w:val="00787D37"/>
    <w:rsid w:val="0079033D"/>
    <w:rsid w:val="00790720"/>
    <w:rsid w:val="00790917"/>
    <w:rsid w:val="00790BF4"/>
    <w:rsid w:val="00791216"/>
    <w:rsid w:val="0079411C"/>
    <w:rsid w:val="00794239"/>
    <w:rsid w:val="00795682"/>
    <w:rsid w:val="0079764F"/>
    <w:rsid w:val="007977E8"/>
    <w:rsid w:val="007A0163"/>
    <w:rsid w:val="007A1297"/>
    <w:rsid w:val="007A168A"/>
    <w:rsid w:val="007A222E"/>
    <w:rsid w:val="007A342E"/>
    <w:rsid w:val="007A49A9"/>
    <w:rsid w:val="007A4F8E"/>
    <w:rsid w:val="007A7086"/>
    <w:rsid w:val="007A7A2D"/>
    <w:rsid w:val="007B1AEC"/>
    <w:rsid w:val="007B332A"/>
    <w:rsid w:val="007B5913"/>
    <w:rsid w:val="007C0955"/>
    <w:rsid w:val="007C0AB1"/>
    <w:rsid w:val="007C17E4"/>
    <w:rsid w:val="007C1C4D"/>
    <w:rsid w:val="007C1F4C"/>
    <w:rsid w:val="007C409F"/>
    <w:rsid w:val="007C4278"/>
    <w:rsid w:val="007C6170"/>
    <w:rsid w:val="007C61E8"/>
    <w:rsid w:val="007C6348"/>
    <w:rsid w:val="007D0AF2"/>
    <w:rsid w:val="007D3916"/>
    <w:rsid w:val="007D4524"/>
    <w:rsid w:val="007D5DFA"/>
    <w:rsid w:val="007D68DB"/>
    <w:rsid w:val="007E05ED"/>
    <w:rsid w:val="007E17EF"/>
    <w:rsid w:val="007E1C35"/>
    <w:rsid w:val="007E22DE"/>
    <w:rsid w:val="007E4010"/>
    <w:rsid w:val="007E4A15"/>
    <w:rsid w:val="007E6184"/>
    <w:rsid w:val="007F0530"/>
    <w:rsid w:val="007F1F27"/>
    <w:rsid w:val="007F22A3"/>
    <w:rsid w:val="007F244A"/>
    <w:rsid w:val="007F28BE"/>
    <w:rsid w:val="007F3099"/>
    <w:rsid w:val="007F3E90"/>
    <w:rsid w:val="007F43CF"/>
    <w:rsid w:val="007F5887"/>
    <w:rsid w:val="007F5DEC"/>
    <w:rsid w:val="007F5EEC"/>
    <w:rsid w:val="00801808"/>
    <w:rsid w:val="008027E6"/>
    <w:rsid w:val="008045B5"/>
    <w:rsid w:val="008060E4"/>
    <w:rsid w:val="0080646F"/>
    <w:rsid w:val="008066D5"/>
    <w:rsid w:val="008101CC"/>
    <w:rsid w:val="008105BD"/>
    <w:rsid w:val="00813691"/>
    <w:rsid w:val="0081385A"/>
    <w:rsid w:val="00813D87"/>
    <w:rsid w:val="00815F75"/>
    <w:rsid w:val="00817571"/>
    <w:rsid w:val="00822F93"/>
    <w:rsid w:val="008236B9"/>
    <w:rsid w:val="0082395C"/>
    <w:rsid w:val="008240E7"/>
    <w:rsid w:val="008242BF"/>
    <w:rsid w:val="00824D34"/>
    <w:rsid w:val="00826631"/>
    <w:rsid w:val="008274AC"/>
    <w:rsid w:val="00827532"/>
    <w:rsid w:val="00831D93"/>
    <w:rsid w:val="008333F2"/>
    <w:rsid w:val="008339DD"/>
    <w:rsid w:val="00842108"/>
    <w:rsid w:val="00843B35"/>
    <w:rsid w:val="008447E5"/>
    <w:rsid w:val="008449CB"/>
    <w:rsid w:val="00844D9A"/>
    <w:rsid w:val="00844EB9"/>
    <w:rsid w:val="008463EB"/>
    <w:rsid w:val="00846D54"/>
    <w:rsid w:val="00846D66"/>
    <w:rsid w:val="008514D8"/>
    <w:rsid w:val="008541EC"/>
    <w:rsid w:val="00855B2A"/>
    <w:rsid w:val="0085624F"/>
    <w:rsid w:val="00856F79"/>
    <w:rsid w:val="008626CB"/>
    <w:rsid w:val="00863305"/>
    <w:rsid w:val="0086428F"/>
    <w:rsid w:val="00865AF4"/>
    <w:rsid w:val="00867063"/>
    <w:rsid w:val="0087082A"/>
    <w:rsid w:val="00871AFB"/>
    <w:rsid w:val="00872E06"/>
    <w:rsid w:val="00873EAE"/>
    <w:rsid w:val="0087422C"/>
    <w:rsid w:val="0087513B"/>
    <w:rsid w:val="00875873"/>
    <w:rsid w:val="008765D9"/>
    <w:rsid w:val="00876B31"/>
    <w:rsid w:val="0087703E"/>
    <w:rsid w:val="00881858"/>
    <w:rsid w:val="00885DFB"/>
    <w:rsid w:val="0088713A"/>
    <w:rsid w:val="0088736B"/>
    <w:rsid w:val="00887432"/>
    <w:rsid w:val="00890CF4"/>
    <w:rsid w:val="00891B01"/>
    <w:rsid w:val="0089202F"/>
    <w:rsid w:val="0089396E"/>
    <w:rsid w:val="0089460B"/>
    <w:rsid w:val="00894EF7"/>
    <w:rsid w:val="008957BE"/>
    <w:rsid w:val="008A1853"/>
    <w:rsid w:val="008A41CE"/>
    <w:rsid w:val="008A4739"/>
    <w:rsid w:val="008A4BDA"/>
    <w:rsid w:val="008A5688"/>
    <w:rsid w:val="008A6173"/>
    <w:rsid w:val="008A698F"/>
    <w:rsid w:val="008A73C0"/>
    <w:rsid w:val="008A7EFB"/>
    <w:rsid w:val="008B00FB"/>
    <w:rsid w:val="008B03EB"/>
    <w:rsid w:val="008B239D"/>
    <w:rsid w:val="008B65CC"/>
    <w:rsid w:val="008B6D0C"/>
    <w:rsid w:val="008B7217"/>
    <w:rsid w:val="008B7F77"/>
    <w:rsid w:val="008C12E3"/>
    <w:rsid w:val="008C382D"/>
    <w:rsid w:val="008C431A"/>
    <w:rsid w:val="008C65F7"/>
    <w:rsid w:val="008D074C"/>
    <w:rsid w:val="008D2C7A"/>
    <w:rsid w:val="008D3B10"/>
    <w:rsid w:val="008D4744"/>
    <w:rsid w:val="008D54FF"/>
    <w:rsid w:val="008D57CE"/>
    <w:rsid w:val="008D60EE"/>
    <w:rsid w:val="008D6E5A"/>
    <w:rsid w:val="008E09D2"/>
    <w:rsid w:val="008E23FD"/>
    <w:rsid w:val="008E6946"/>
    <w:rsid w:val="008E7B26"/>
    <w:rsid w:val="008F0215"/>
    <w:rsid w:val="008F0CD2"/>
    <w:rsid w:val="008F204F"/>
    <w:rsid w:val="008F5C6C"/>
    <w:rsid w:val="008F61F2"/>
    <w:rsid w:val="009043B4"/>
    <w:rsid w:val="00906AD5"/>
    <w:rsid w:val="00907FDF"/>
    <w:rsid w:val="00910428"/>
    <w:rsid w:val="00910793"/>
    <w:rsid w:val="00910942"/>
    <w:rsid w:val="00911779"/>
    <w:rsid w:val="00911FD7"/>
    <w:rsid w:val="00912D6A"/>
    <w:rsid w:val="00914638"/>
    <w:rsid w:val="0092053F"/>
    <w:rsid w:val="009212F0"/>
    <w:rsid w:val="0092135F"/>
    <w:rsid w:val="00926C21"/>
    <w:rsid w:val="009310A1"/>
    <w:rsid w:val="009314EA"/>
    <w:rsid w:val="0093153E"/>
    <w:rsid w:val="0093254A"/>
    <w:rsid w:val="00935849"/>
    <w:rsid w:val="009403C1"/>
    <w:rsid w:val="0094192C"/>
    <w:rsid w:val="009421F9"/>
    <w:rsid w:val="00942B97"/>
    <w:rsid w:val="00942CFF"/>
    <w:rsid w:val="00944C57"/>
    <w:rsid w:val="009452C9"/>
    <w:rsid w:val="00945610"/>
    <w:rsid w:val="00946797"/>
    <w:rsid w:val="00946E0F"/>
    <w:rsid w:val="00950422"/>
    <w:rsid w:val="00950B5D"/>
    <w:rsid w:val="00951127"/>
    <w:rsid w:val="009513B5"/>
    <w:rsid w:val="00951533"/>
    <w:rsid w:val="0095218D"/>
    <w:rsid w:val="00953CC7"/>
    <w:rsid w:val="00954580"/>
    <w:rsid w:val="00956A45"/>
    <w:rsid w:val="00956E21"/>
    <w:rsid w:val="00960103"/>
    <w:rsid w:val="00960211"/>
    <w:rsid w:val="00960753"/>
    <w:rsid w:val="00961BD8"/>
    <w:rsid w:val="00961FEA"/>
    <w:rsid w:val="00964A97"/>
    <w:rsid w:val="009667BD"/>
    <w:rsid w:val="00966850"/>
    <w:rsid w:val="00966E63"/>
    <w:rsid w:val="00966E68"/>
    <w:rsid w:val="00970556"/>
    <w:rsid w:val="009777C1"/>
    <w:rsid w:val="00982CFF"/>
    <w:rsid w:val="00983A99"/>
    <w:rsid w:val="00983E37"/>
    <w:rsid w:val="0098430D"/>
    <w:rsid w:val="00984AE9"/>
    <w:rsid w:val="00985735"/>
    <w:rsid w:val="00985FF7"/>
    <w:rsid w:val="0098693E"/>
    <w:rsid w:val="00986AC7"/>
    <w:rsid w:val="009874F3"/>
    <w:rsid w:val="00987D43"/>
    <w:rsid w:val="009911A5"/>
    <w:rsid w:val="00994119"/>
    <w:rsid w:val="009942BB"/>
    <w:rsid w:val="00996809"/>
    <w:rsid w:val="009A0CFB"/>
    <w:rsid w:val="009A213D"/>
    <w:rsid w:val="009A27AE"/>
    <w:rsid w:val="009A2C6C"/>
    <w:rsid w:val="009A2E48"/>
    <w:rsid w:val="009A332F"/>
    <w:rsid w:val="009A6291"/>
    <w:rsid w:val="009B1187"/>
    <w:rsid w:val="009B21E6"/>
    <w:rsid w:val="009B2723"/>
    <w:rsid w:val="009B2B32"/>
    <w:rsid w:val="009B51A3"/>
    <w:rsid w:val="009B6767"/>
    <w:rsid w:val="009B6C4E"/>
    <w:rsid w:val="009C364A"/>
    <w:rsid w:val="009C3FBA"/>
    <w:rsid w:val="009C4428"/>
    <w:rsid w:val="009C6305"/>
    <w:rsid w:val="009D0688"/>
    <w:rsid w:val="009D0D54"/>
    <w:rsid w:val="009D4C06"/>
    <w:rsid w:val="009D5133"/>
    <w:rsid w:val="009D5D66"/>
    <w:rsid w:val="009D70ED"/>
    <w:rsid w:val="009E03DD"/>
    <w:rsid w:val="009E055B"/>
    <w:rsid w:val="009E097C"/>
    <w:rsid w:val="009E2BA4"/>
    <w:rsid w:val="009E458E"/>
    <w:rsid w:val="009E6319"/>
    <w:rsid w:val="009E64FF"/>
    <w:rsid w:val="009E68D6"/>
    <w:rsid w:val="009E722A"/>
    <w:rsid w:val="009E7432"/>
    <w:rsid w:val="009F11D5"/>
    <w:rsid w:val="009F2B5D"/>
    <w:rsid w:val="009F2B8F"/>
    <w:rsid w:val="009F3F87"/>
    <w:rsid w:val="009F52C8"/>
    <w:rsid w:val="009F71B5"/>
    <w:rsid w:val="00A00534"/>
    <w:rsid w:val="00A008E0"/>
    <w:rsid w:val="00A00E66"/>
    <w:rsid w:val="00A02E0A"/>
    <w:rsid w:val="00A03B30"/>
    <w:rsid w:val="00A04D0E"/>
    <w:rsid w:val="00A05C51"/>
    <w:rsid w:val="00A06303"/>
    <w:rsid w:val="00A067B6"/>
    <w:rsid w:val="00A068F1"/>
    <w:rsid w:val="00A13506"/>
    <w:rsid w:val="00A13BDD"/>
    <w:rsid w:val="00A13D92"/>
    <w:rsid w:val="00A14246"/>
    <w:rsid w:val="00A14B6E"/>
    <w:rsid w:val="00A14D0E"/>
    <w:rsid w:val="00A1533D"/>
    <w:rsid w:val="00A2143B"/>
    <w:rsid w:val="00A2201E"/>
    <w:rsid w:val="00A224CE"/>
    <w:rsid w:val="00A22FC5"/>
    <w:rsid w:val="00A24AAB"/>
    <w:rsid w:val="00A24B41"/>
    <w:rsid w:val="00A24B6F"/>
    <w:rsid w:val="00A26110"/>
    <w:rsid w:val="00A26162"/>
    <w:rsid w:val="00A2710E"/>
    <w:rsid w:val="00A30468"/>
    <w:rsid w:val="00A32241"/>
    <w:rsid w:val="00A331E3"/>
    <w:rsid w:val="00A33A63"/>
    <w:rsid w:val="00A35AF3"/>
    <w:rsid w:val="00A360D6"/>
    <w:rsid w:val="00A379F4"/>
    <w:rsid w:val="00A42406"/>
    <w:rsid w:val="00A446FC"/>
    <w:rsid w:val="00A45D08"/>
    <w:rsid w:val="00A50188"/>
    <w:rsid w:val="00A51466"/>
    <w:rsid w:val="00A51D20"/>
    <w:rsid w:val="00A549C8"/>
    <w:rsid w:val="00A55B98"/>
    <w:rsid w:val="00A55ECC"/>
    <w:rsid w:val="00A56127"/>
    <w:rsid w:val="00A5614F"/>
    <w:rsid w:val="00A572BA"/>
    <w:rsid w:val="00A57B5E"/>
    <w:rsid w:val="00A65524"/>
    <w:rsid w:val="00A664C0"/>
    <w:rsid w:val="00A7133D"/>
    <w:rsid w:val="00A72426"/>
    <w:rsid w:val="00A729E1"/>
    <w:rsid w:val="00A73FE2"/>
    <w:rsid w:val="00A74188"/>
    <w:rsid w:val="00A74192"/>
    <w:rsid w:val="00A74E1E"/>
    <w:rsid w:val="00A75701"/>
    <w:rsid w:val="00A7690C"/>
    <w:rsid w:val="00A8032D"/>
    <w:rsid w:val="00A80DCF"/>
    <w:rsid w:val="00A81E0E"/>
    <w:rsid w:val="00A8571F"/>
    <w:rsid w:val="00A85C51"/>
    <w:rsid w:val="00A87095"/>
    <w:rsid w:val="00A87543"/>
    <w:rsid w:val="00A91613"/>
    <w:rsid w:val="00A91B27"/>
    <w:rsid w:val="00A926D5"/>
    <w:rsid w:val="00A92B75"/>
    <w:rsid w:val="00A94C11"/>
    <w:rsid w:val="00A95861"/>
    <w:rsid w:val="00A96A34"/>
    <w:rsid w:val="00A974E5"/>
    <w:rsid w:val="00A9772D"/>
    <w:rsid w:val="00AA2088"/>
    <w:rsid w:val="00AA3445"/>
    <w:rsid w:val="00AA4026"/>
    <w:rsid w:val="00AA45D3"/>
    <w:rsid w:val="00AA6B69"/>
    <w:rsid w:val="00AB0E88"/>
    <w:rsid w:val="00AB0EE6"/>
    <w:rsid w:val="00AB2ACB"/>
    <w:rsid w:val="00AB577F"/>
    <w:rsid w:val="00AC19DA"/>
    <w:rsid w:val="00AC32DC"/>
    <w:rsid w:val="00AC5DB0"/>
    <w:rsid w:val="00AC664C"/>
    <w:rsid w:val="00AC6FA4"/>
    <w:rsid w:val="00AC74F5"/>
    <w:rsid w:val="00AD03D9"/>
    <w:rsid w:val="00AD07AB"/>
    <w:rsid w:val="00AD34A5"/>
    <w:rsid w:val="00AD7A0F"/>
    <w:rsid w:val="00AE13A8"/>
    <w:rsid w:val="00AE300D"/>
    <w:rsid w:val="00AE3350"/>
    <w:rsid w:val="00AE7719"/>
    <w:rsid w:val="00AF127B"/>
    <w:rsid w:val="00AF26D8"/>
    <w:rsid w:val="00AF41AE"/>
    <w:rsid w:val="00AF47F3"/>
    <w:rsid w:val="00AF67B3"/>
    <w:rsid w:val="00AF702F"/>
    <w:rsid w:val="00B0274A"/>
    <w:rsid w:val="00B03E80"/>
    <w:rsid w:val="00B03F7F"/>
    <w:rsid w:val="00B10E52"/>
    <w:rsid w:val="00B12101"/>
    <w:rsid w:val="00B12804"/>
    <w:rsid w:val="00B12835"/>
    <w:rsid w:val="00B1424D"/>
    <w:rsid w:val="00B162B7"/>
    <w:rsid w:val="00B16E78"/>
    <w:rsid w:val="00B21A5F"/>
    <w:rsid w:val="00B230BC"/>
    <w:rsid w:val="00B25E28"/>
    <w:rsid w:val="00B260B1"/>
    <w:rsid w:val="00B265B0"/>
    <w:rsid w:val="00B272B1"/>
    <w:rsid w:val="00B33C14"/>
    <w:rsid w:val="00B407C4"/>
    <w:rsid w:val="00B41812"/>
    <w:rsid w:val="00B43933"/>
    <w:rsid w:val="00B44134"/>
    <w:rsid w:val="00B50E8A"/>
    <w:rsid w:val="00B519A4"/>
    <w:rsid w:val="00B53657"/>
    <w:rsid w:val="00B53C86"/>
    <w:rsid w:val="00B562F0"/>
    <w:rsid w:val="00B579E2"/>
    <w:rsid w:val="00B634E7"/>
    <w:rsid w:val="00B6495C"/>
    <w:rsid w:val="00B6569E"/>
    <w:rsid w:val="00B65B92"/>
    <w:rsid w:val="00B66CDF"/>
    <w:rsid w:val="00B7048F"/>
    <w:rsid w:val="00B7086D"/>
    <w:rsid w:val="00B70B9A"/>
    <w:rsid w:val="00B730BC"/>
    <w:rsid w:val="00B76DDC"/>
    <w:rsid w:val="00B77777"/>
    <w:rsid w:val="00B80BA8"/>
    <w:rsid w:val="00B8130D"/>
    <w:rsid w:val="00B824BF"/>
    <w:rsid w:val="00B84D82"/>
    <w:rsid w:val="00B84F15"/>
    <w:rsid w:val="00B852F3"/>
    <w:rsid w:val="00B85451"/>
    <w:rsid w:val="00B8578B"/>
    <w:rsid w:val="00B87338"/>
    <w:rsid w:val="00B8765A"/>
    <w:rsid w:val="00B901ED"/>
    <w:rsid w:val="00B9032B"/>
    <w:rsid w:val="00B9119C"/>
    <w:rsid w:val="00B9194D"/>
    <w:rsid w:val="00B92CBA"/>
    <w:rsid w:val="00B93E96"/>
    <w:rsid w:val="00B94083"/>
    <w:rsid w:val="00BA12F7"/>
    <w:rsid w:val="00BA40A4"/>
    <w:rsid w:val="00BB2863"/>
    <w:rsid w:val="00BB57BB"/>
    <w:rsid w:val="00BB5D0A"/>
    <w:rsid w:val="00BC1389"/>
    <w:rsid w:val="00BC67A9"/>
    <w:rsid w:val="00BC68D3"/>
    <w:rsid w:val="00BD3841"/>
    <w:rsid w:val="00BD4462"/>
    <w:rsid w:val="00BE10C0"/>
    <w:rsid w:val="00BE3432"/>
    <w:rsid w:val="00BE34AA"/>
    <w:rsid w:val="00BE388E"/>
    <w:rsid w:val="00BE43D9"/>
    <w:rsid w:val="00BE47E0"/>
    <w:rsid w:val="00BE56B2"/>
    <w:rsid w:val="00BE59F6"/>
    <w:rsid w:val="00BE6032"/>
    <w:rsid w:val="00BE6FF6"/>
    <w:rsid w:val="00BE719D"/>
    <w:rsid w:val="00BF029D"/>
    <w:rsid w:val="00BF0D2D"/>
    <w:rsid w:val="00BF1ACD"/>
    <w:rsid w:val="00BF1C55"/>
    <w:rsid w:val="00BF394D"/>
    <w:rsid w:val="00BF5226"/>
    <w:rsid w:val="00BF5586"/>
    <w:rsid w:val="00BF64C5"/>
    <w:rsid w:val="00BF65C2"/>
    <w:rsid w:val="00BF776D"/>
    <w:rsid w:val="00C008D4"/>
    <w:rsid w:val="00C00CD8"/>
    <w:rsid w:val="00C02117"/>
    <w:rsid w:val="00C02CBA"/>
    <w:rsid w:val="00C03816"/>
    <w:rsid w:val="00C07A72"/>
    <w:rsid w:val="00C07EED"/>
    <w:rsid w:val="00C11C44"/>
    <w:rsid w:val="00C14794"/>
    <w:rsid w:val="00C14E9C"/>
    <w:rsid w:val="00C16DDA"/>
    <w:rsid w:val="00C17FFE"/>
    <w:rsid w:val="00C24B57"/>
    <w:rsid w:val="00C3124D"/>
    <w:rsid w:val="00C32CDA"/>
    <w:rsid w:val="00C34B9B"/>
    <w:rsid w:val="00C35984"/>
    <w:rsid w:val="00C40BFA"/>
    <w:rsid w:val="00C411BB"/>
    <w:rsid w:val="00C41E4F"/>
    <w:rsid w:val="00C43A3C"/>
    <w:rsid w:val="00C44CB2"/>
    <w:rsid w:val="00C46334"/>
    <w:rsid w:val="00C47F3F"/>
    <w:rsid w:val="00C52129"/>
    <w:rsid w:val="00C5247F"/>
    <w:rsid w:val="00C56A3B"/>
    <w:rsid w:val="00C57CDC"/>
    <w:rsid w:val="00C651A4"/>
    <w:rsid w:val="00C66B41"/>
    <w:rsid w:val="00C66BE0"/>
    <w:rsid w:val="00C67CF2"/>
    <w:rsid w:val="00C71280"/>
    <w:rsid w:val="00C77496"/>
    <w:rsid w:val="00C840C3"/>
    <w:rsid w:val="00C85CEE"/>
    <w:rsid w:val="00C87660"/>
    <w:rsid w:val="00C9083C"/>
    <w:rsid w:val="00C91AD6"/>
    <w:rsid w:val="00CA07B3"/>
    <w:rsid w:val="00CA2BDE"/>
    <w:rsid w:val="00CA3327"/>
    <w:rsid w:val="00CA34A7"/>
    <w:rsid w:val="00CA458C"/>
    <w:rsid w:val="00CA5A2C"/>
    <w:rsid w:val="00CA75BA"/>
    <w:rsid w:val="00CA7F4E"/>
    <w:rsid w:val="00CB1AC8"/>
    <w:rsid w:val="00CB2FD7"/>
    <w:rsid w:val="00CB33C5"/>
    <w:rsid w:val="00CB3663"/>
    <w:rsid w:val="00CB6A80"/>
    <w:rsid w:val="00CC084B"/>
    <w:rsid w:val="00CC0919"/>
    <w:rsid w:val="00CC2187"/>
    <w:rsid w:val="00CC2250"/>
    <w:rsid w:val="00CC6314"/>
    <w:rsid w:val="00CC654A"/>
    <w:rsid w:val="00CD1BFB"/>
    <w:rsid w:val="00CD5DAE"/>
    <w:rsid w:val="00CE179D"/>
    <w:rsid w:val="00CE1C1E"/>
    <w:rsid w:val="00CE2164"/>
    <w:rsid w:val="00CE5D48"/>
    <w:rsid w:val="00CE5F71"/>
    <w:rsid w:val="00CE7A89"/>
    <w:rsid w:val="00CF037B"/>
    <w:rsid w:val="00CF0AEC"/>
    <w:rsid w:val="00CF0D46"/>
    <w:rsid w:val="00CF4054"/>
    <w:rsid w:val="00CF4E59"/>
    <w:rsid w:val="00D012B6"/>
    <w:rsid w:val="00D017B3"/>
    <w:rsid w:val="00D02122"/>
    <w:rsid w:val="00D0256B"/>
    <w:rsid w:val="00D05A8E"/>
    <w:rsid w:val="00D06081"/>
    <w:rsid w:val="00D11FA1"/>
    <w:rsid w:val="00D12193"/>
    <w:rsid w:val="00D13098"/>
    <w:rsid w:val="00D153AB"/>
    <w:rsid w:val="00D17695"/>
    <w:rsid w:val="00D17B56"/>
    <w:rsid w:val="00D17DF1"/>
    <w:rsid w:val="00D20FBC"/>
    <w:rsid w:val="00D21C39"/>
    <w:rsid w:val="00D225B2"/>
    <w:rsid w:val="00D237E4"/>
    <w:rsid w:val="00D23EAE"/>
    <w:rsid w:val="00D25A6E"/>
    <w:rsid w:val="00D25D2F"/>
    <w:rsid w:val="00D2642E"/>
    <w:rsid w:val="00D27125"/>
    <w:rsid w:val="00D272C2"/>
    <w:rsid w:val="00D27FA4"/>
    <w:rsid w:val="00D31834"/>
    <w:rsid w:val="00D3250B"/>
    <w:rsid w:val="00D330C4"/>
    <w:rsid w:val="00D34AA8"/>
    <w:rsid w:val="00D3509B"/>
    <w:rsid w:val="00D355C0"/>
    <w:rsid w:val="00D355C2"/>
    <w:rsid w:val="00D360E7"/>
    <w:rsid w:val="00D36AFE"/>
    <w:rsid w:val="00D37E65"/>
    <w:rsid w:val="00D37FBC"/>
    <w:rsid w:val="00D41F87"/>
    <w:rsid w:val="00D43507"/>
    <w:rsid w:val="00D4737A"/>
    <w:rsid w:val="00D4777B"/>
    <w:rsid w:val="00D509E2"/>
    <w:rsid w:val="00D50E4B"/>
    <w:rsid w:val="00D57C40"/>
    <w:rsid w:val="00D60241"/>
    <w:rsid w:val="00D605E6"/>
    <w:rsid w:val="00D613CD"/>
    <w:rsid w:val="00D620C5"/>
    <w:rsid w:val="00D631B8"/>
    <w:rsid w:val="00D646B0"/>
    <w:rsid w:val="00D6611B"/>
    <w:rsid w:val="00D66D7B"/>
    <w:rsid w:val="00D6748A"/>
    <w:rsid w:val="00D70D05"/>
    <w:rsid w:val="00D711A3"/>
    <w:rsid w:val="00D711F7"/>
    <w:rsid w:val="00D71C2D"/>
    <w:rsid w:val="00D72232"/>
    <w:rsid w:val="00D72BBA"/>
    <w:rsid w:val="00D73423"/>
    <w:rsid w:val="00D73BD3"/>
    <w:rsid w:val="00D73F3D"/>
    <w:rsid w:val="00D75297"/>
    <w:rsid w:val="00D75BF3"/>
    <w:rsid w:val="00D76E41"/>
    <w:rsid w:val="00D777BB"/>
    <w:rsid w:val="00D83A03"/>
    <w:rsid w:val="00D87F41"/>
    <w:rsid w:val="00D9058C"/>
    <w:rsid w:val="00D90D76"/>
    <w:rsid w:val="00D91415"/>
    <w:rsid w:val="00D917ED"/>
    <w:rsid w:val="00D932E3"/>
    <w:rsid w:val="00D94F66"/>
    <w:rsid w:val="00D97C1A"/>
    <w:rsid w:val="00DA18F6"/>
    <w:rsid w:val="00DA1AA7"/>
    <w:rsid w:val="00DA4210"/>
    <w:rsid w:val="00DA44E6"/>
    <w:rsid w:val="00DA469C"/>
    <w:rsid w:val="00DA775B"/>
    <w:rsid w:val="00DA79A4"/>
    <w:rsid w:val="00DB01CD"/>
    <w:rsid w:val="00DB2970"/>
    <w:rsid w:val="00DB31AC"/>
    <w:rsid w:val="00DB6CCE"/>
    <w:rsid w:val="00DB6F24"/>
    <w:rsid w:val="00DC055B"/>
    <w:rsid w:val="00DC14DE"/>
    <w:rsid w:val="00DC1DB4"/>
    <w:rsid w:val="00DC232E"/>
    <w:rsid w:val="00DC31D6"/>
    <w:rsid w:val="00DC343E"/>
    <w:rsid w:val="00DC4477"/>
    <w:rsid w:val="00DC7678"/>
    <w:rsid w:val="00DD0F03"/>
    <w:rsid w:val="00DD3B63"/>
    <w:rsid w:val="00DD5C9C"/>
    <w:rsid w:val="00DD71A0"/>
    <w:rsid w:val="00DD7ABE"/>
    <w:rsid w:val="00DE1F23"/>
    <w:rsid w:val="00DE31B1"/>
    <w:rsid w:val="00DE60D0"/>
    <w:rsid w:val="00DE7B42"/>
    <w:rsid w:val="00DF00E9"/>
    <w:rsid w:val="00DF163A"/>
    <w:rsid w:val="00DF3BBE"/>
    <w:rsid w:val="00DF4D40"/>
    <w:rsid w:val="00DF77D5"/>
    <w:rsid w:val="00E0172F"/>
    <w:rsid w:val="00E039FB"/>
    <w:rsid w:val="00E03EC4"/>
    <w:rsid w:val="00E055D6"/>
    <w:rsid w:val="00E07617"/>
    <w:rsid w:val="00E07879"/>
    <w:rsid w:val="00E0794C"/>
    <w:rsid w:val="00E07AB3"/>
    <w:rsid w:val="00E10189"/>
    <w:rsid w:val="00E101F9"/>
    <w:rsid w:val="00E10224"/>
    <w:rsid w:val="00E12461"/>
    <w:rsid w:val="00E149D8"/>
    <w:rsid w:val="00E14CF4"/>
    <w:rsid w:val="00E17DEC"/>
    <w:rsid w:val="00E21F75"/>
    <w:rsid w:val="00E232BF"/>
    <w:rsid w:val="00E2542F"/>
    <w:rsid w:val="00E26336"/>
    <w:rsid w:val="00E3142F"/>
    <w:rsid w:val="00E31629"/>
    <w:rsid w:val="00E31C5E"/>
    <w:rsid w:val="00E31D7D"/>
    <w:rsid w:val="00E3410C"/>
    <w:rsid w:val="00E343E2"/>
    <w:rsid w:val="00E34599"/>
    <w:rsid w:val="00E34B94"/>
    <w:rsid w:val="00E36639"/>
    <w:rsid w:val="00E372CA"/>
    <w:rsid w:val="00E4075D"/>
    <w:rsid w:val="00E40D91"/>
    <w:rsid w:val="00E42579"/>
    <w:rsid w:val="00E452D6"/>
    <w:rsid w:val="00E452EA"/>
    <w:rsid w:val="00E46929"/>
    <w:rsid w:val="00E52A09"/>
    <w:rsid w:val="00E53E96"/>
    <w:rsid w:val="00E55181"/>
    <w:rsid w:val="00E55572"/>
    <w:rsid w:val="00E560C1"/>
    <w:rsid w:val="00E604C5"/>
    <w:rsid w:val="00E6058E"/>
    <w:rsid w:val="00E6403F"/>
    <w:rsid w:val="00E64D92"/>
    <w:rsid w:val="00E64DC7"/>
    <w:rsid w:val="00E6664D"/>
    <w:rsid w:val="00E67111"/>
    <w:rsid w:val="00E67C7C"/>
    <w:rsid w:val="00E67D75"/>
    <w:rsid w:val="00E70063"/>
    <w:rsid w:val="00E7152C"/>
    <w:rsid w:val="00E72FF3"/>
    <w:rsid w:val="00E733E8"/>
    <w:rsid w:val="00E7387F"/>
    <w:rsid w:val="00E73CF0"/>
    <w:rsid w:val="00E75B5F"/>
    <w:rsid w:val="00E80053"/>
    <w:rsid w:val="00E83C9A"/>
    <w:rsid w:val="00E844B0"/>
    <w:rsid w:val="00E85728"/>
    <w:rsid w:val="00E8596C"/>
    <w:rsid w:val="00E8683B"/>
    <w:rsid w:val="00E86B41"/>
    <w:rsid w:val="00E87212"/>
    <w:rsid w:val="00E87220"/>
    <w:rsid w:val="00E87C7F"/>
    <w:rsid w:val="00E90141"/>
    <w:rsid w:val="00E9115B"/>
    <w:rsid w:val="00E91260"/>
    <w:rsid w:val="00E928FE"/>
    <w:rsid w:val="00E92B66"/>
    <w:rsid w:val="00E9394D"/>
    <w:rsid w:val="00E9651E"/>
    <w:rsid w:val="00E96D12"/>
    <w:rsid w:val="00EA2721"/>
    <w:rsid w:val="00EA2B67"/>
    <w:rsid w:val="00EA72BF"/>
    <w:rsid w:val="00EB0D1D"/>
    <w:rsid w:val="00EB2926"/>
    <w:rsid w:val="00EB52E7"/>
    <w:rsid w:val="00EB5558"/>
    <w:rsid w:val="00EB7A1C"/>
    <w:rsid w:val="00EC11AE"/>
    <w:rsid w:val="00EC5A3C"/>
    <w:rsid w:val="00EC6634"/>
    <w:rsid w:val="00ED0C8D"/>
    <w:rsid w:val="00ED4943"/>
    <w:rsid w:val="00ED6196"/>
    <w:rsid w:val="00EE14FD"/>
    <w:rsid w:val="00EE2EEC"/>
    <w:rsid w:val="00EE41E2"/>
    <w:rsid w:val="00EE437B"/>
    <w:rsid w:val="00EE4610"/>
    <w:rsid w:val="00EE46DB"/>
    <w:rsid w:val="00EE7AB1"/>
    <w:rsid w:val="00EE7C04"/>
    <w:rsid w:val="00EF15AD"/>
    <w:rsid w:val="00EF34EF"/>
    <w:rsid w:val="00EF3ED0"/>
    <w:rsid w:val="00EF6A44"/>
    <w:rsid w:val="00EF6F58"/>
    <w:rsid w:val="00EF77C1"/>
    <w:rsid w:val="00F0209F"/>
    <w:rsid w:val="00F054D4"/>
    <w:rsid w:val="00F0609D"/>
    <w:rsid w:val="00F07137"/>
    <w:rsid w:val="00F07A68"/>
    <w:rsid w:val="00F145D0"/>
    <w:rsid w:val="00F14A16"/>
    <w:rsid w:val="00F15745"/>
    <w:rsid w:val="00F15E4C"/>
    <w:rsid w:val="00F15E99"/>
    <w:rsid w:val="00F15F7D"/>
    <w:rsid w:val="00F24FC9"/>
    <w:rsid w:val="00F32CCD"/>
    <w:rsid w:val="00F34255"/>
    <w:rsid w:val="00F3450D"/>
    <w:rsid w:val="00F35B53"/>
    <w:rsid w:val="00F364F0"/>
    <w:rsid w:val="00F3667B"/>
    <w:rsid w:val="00F37D8F"/>
    <w:rsid w:val="00F40577"/>
    <w:rsid w:val="00F42674"/>
    <w:rsid w:val="00F42777"/>
    <w:rsid w:val="00F42BEC"/>
    <w:rsid w:val="00F43F22"/>
    <w:rsid w:val="00F45042"/>
    <w:rsid w:val="00F47022"/>
    <w:rsid w:val="00F472BB"/>
    <w:rsid w:val="00F47B95"/>
    <w:rsid w:val="00F47D74"/>
    <w:rsid w:val="00F50D0E"/>
    <w:rsid w:val="00F53D38"/>
    <w:rsid w:val="00F55F89"/>
    <w:rsid w:val="00F56477"/>
    <w:rsid w:val="00F56B51"/>
    <w:rsid w:val="00F62788"/>
    <w:rsid w:val="00F65A51"/>
    <w:rsid w:val="00F67546"/>
    <w:rsid w:val="00F701FE"/>
    <w:rsid w:val="00F7047E"/>
    <w:rsid w:val="00F71DAB"/>
    <w:rsid w:val="00F72755"/>
    <w:rsid w:val="00F74658"/>
    <w:rsid w:val="00F751DD"/>
    <w:rsid w:val="00F77975"/>
    <w:rsid w:val="00F77A8A"/>
    <w:rsid w:val="00F850B2"/>
    <w:rsid w:val="00F867BE"/>
    <w:rsid w:val="00F8773C"/>
    <w:rsid w:val="00F905D2"/>
    <w:rsid w:val="00F94022"/>
    <w:rsid w:val="00F9436E"/>
    <w:rsid w:val="00F977A9"/>
    <w:rsid w:val="00FA0DAF"/>
    <w:rsid w:val="00FA280D"/>
    <w:rsid w:val="00FA2A87"/>
    <w:rsid w:val="00FA34CF"/>
    <w:rsid w:val="00FA3649"/>
    <w:rsid w:val="00FA6A1A"/>
    <w:rsid w:val="00FA7894"/>
    <w:rsid w:val="00FA78C3"/>
    <w:rsid w:val="00FA7D5F"/>
    <w:rsid w:val="00FB04E7"/>
    <w:rsid w:val="00FB07D9"/>
    <w:rsid w:val="00FB178A"/>
    <w:rsid w:val="00FB1AA6"/>
    <w:rsid w:val="00FB330A"/>
    <w:rsid w:val="00FB482C"/>
    <w:rsid w:val="00FB6544"/>
    <w:rsid w:val="00FC1C0C"/>
    <w:rsid w:val="00FC3709"/>
    <w:rsid w:val="00FC40D5"/>
    <w:rsid w:val="00FC5E80"/>
    <w:rsid w:val="00FC641C"/>
    <w:rsid w:val="00FD0E7A"/>
    <w:rsid w:val="00FD37ED"/>
    <w:rsid w:val="00FD46F2"/>
    <w:rsid w:val="00FD535C"/>
    <w:rsid w:val="00FD5687"/>
    <w:rsid w:val="00FD65EA"/>
    <w:rsid w:val="00FD6E2E"/>
    <w:rsid w:val="00FD6F9D"/>
    <w:rsid w:val="00FD756D"/>
    <w:rsid w:val="00FE2645"/>
    <w:rsid w:val="00FE5C74"/>
    <w:rsid w:val="00FF3765"/>
    <w:rsid w:val="00FF38AF"/>
    <w:rsid w:val="00FF5541"/>
    <w:rsid w:val="00FF670B"/>
    <w:rsid w:val="00FF6FA1"/>
    <w:rsid w:val="00FF7833"/>
    <w:rsid w:val="00FF7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E423E5"/>
  <w15:chartTrackingRefBased/>
  <w15:docId w15:val="{472EF3B6-A6CE-4AA5-8509-7D51C64D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7"/>
    <w:rPr>
      <w:sz w:val="24"/>
      <w:szCs w:val="24"/>
    </w:rPr>
  </w:style>
  <w:style w:type="paragraph" w:styleId="Heading1">
    <w:name w:val="heading 1"/>
    <w:basedOn w:val="Normal"/>
    <w:next w:val="Normal"/>
    <w:qFormat/>
    <w:rsid w:val="006D2219"/>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7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FE8"/>
    <w:rPr>
      <w:color w:val="0000FF"/>
      <w:u w:val="single"/>
    </w:rPr>
  </w:style>
  <w:style w:type="character" w:styleId="FollowedHyperlink">
    <w:name w:val="FollowedHyperlink"/>
    <w:rsid w:val="00442FE8"/>
    <w:rPr>
      <w:color w:val="800080"/>
      <w:u w:val="single"/>
    </w:rPr>
  </w:style>
  <w:style w:type="paragraph" w:styleId="DocumentMap">
    <w:name w:val="Document Map"/>
    <w:basedOn w:val="Normal"/>
    <w:semiHidden/>
    <w:rsid w:val="00BD4462"/>
    <w:pPr>
      <w:shd w:val="clear" w:color="auto" w:fill="000080"/>
    </w:pPr>
    <w:rPr>
      <w:rFonts w:ascii="Tahoma" w:hAnsi="Tahoma" w:cs="Tahoma"/>
    </w:rPr>
  </w:style>
  <w:style w:type="paragraph" w:styleId="BalloonText">
    <w:name w:val="Balloon Text"/>
    <w:basedOn w:val="Normal"/>
    <w:semiHidden/>
    <w:rsid w:val="00323B7C"/>
    <w:rPr>
      <w:rFonts w:ascii="Tahoma" w:hAnsi="Tahoma" w:cs="Tahoma"/>
      <w:sz w:val="16"/>
      <w:szCs w:val="16"/>
    </w:rPr>
  </w:style>
  <w:style w:type="paragraph" w:styleId="Header">
    <w:name w:val="header"/>
    <w:basedOn w:val="Normal"/>
    <w:link w:val="HeaderChar"/>
    <w:rsid w:val="00F50D0E"/>
    <w:pPr>
      <w:tabs>
        <w:tab w:val="center" w:pos="4680"/>
        <w:tab w:val="right" w:pos="9360"/>
      </w:tabs>
    </w:pPr>
  </w:style>
  <w:style w:type="character" w:customStyle="1" w:styleId="HeaderChar">
    <w:name w:val="Header Char"/>
    <w:link w:val="Header"/>
    <w:rsid w:val="00F50D0E"/>
    <w:rPr>
      <w:sz w:val="24"/>
      <w:szCs w:val="24"/>
    </w:rPr>
  </w:style>
  <w:style w:type="paragraph" w:styleId="Footer">
    <w:name w:val="footer"/>
    <w:basedOn w:val="Normal"/>
    <w:link w:val="FooterChar"/>
    <w:uiPriority w:val="99"/>
    <w:rsid w:val="00F50D0E"/>
    <w:pPr>
      <w:tabs>
        <w:tab w:val="center" w:pos="4680"/>
        <w:tab w:val="right" w:pos="9360"/>
      </w:tabs>
    </w:pPr>
  </w:style>
  <w:style w:type="character" w:customStyle="1" w:styleId="FooterChar">
    <w:name w:val="Footer Char"/>
    <w:link w:val="Footer"/>
    <w:uiPriority w:val="99"/>
    <w:rsid w:val="00F50D0E"/>
    <w:rPr>
      <w:sz w:val="24"/>
      <w:szCs w:val="24"/>
    </w:rPr>
  </w:style>
  <w:style w:type="paragraph" w:customStyle="1" w:styleId="Default">
    <w:name w:val="Default"/>
    <w:rsid w:val="007E22DE"/>
    <w:pPr>
      <w:autoSpaceDE w:val="0"/>
      <w:autoSpaceDN w:val="0"/>
      <w:adjustRightInd w:val="0"/>
    </w:pPr>
    <w:rPr>
      <w:rFonts w:ascii="Cambria" w:hAnsi="Cambria" w:cs="Cambria"/>
      <w:color w:val="000000"/>
      <w:sz w:val="24"/>
      <w:szCs w:val="24"/>
    </w:rPr>
  </w:style>
  <w:style w:type="character" w:customStyle="1" w:styleId="UnresolvedMention">
    <w:name w:val="Unresolved Mention"/>
    <w:basedOn w:val="DefaultParagraphFont"/>
    <w:uiPriority w:val="99"/>
    <w:semiHidden/>
    <w:unhideWhenUsed/>
    <w:rsid w:val="00731585"/>
    <w:rPr>
      <w:color w:val="605E5C"/>
      <w:shd w:val="clear" w:color="auto" w:fill="E1DFDD"/>
    </w:rPr>
  </w:style>
  <w:style w:type="paragraph" w:styleId="ListParagraph">
    <w:name w:val="List Paragraph"/>
    <w:basedOn w:val="Normal"/>
    <w:uiPriority w:val="34"/>
    <w:qFormat/>
    <w:rsid w:val="00B63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666309">
      <w:bodyDiv w:val="1"/>
      <w:marLeft w:val="0"/>
      <w:marRight w:val="0"/>
      <w:marTop w:val="0"/>
      <w:marBottom w:val="0"/>
      <w:divBdr>
        <w:top w:val="none" w:sz="0" w:space="0" w:color="auto"/>
        <w:left w:val="none" w:sz="0" w:space="0" w:color="auto"/>
        <w:bottom w:val="none" w:sz="0" w:space="0" w:color="auto"/>
        <w:right w:val="none" w:sz="0" w:space="0" w:color="auto"/>
      </w:divBdr>
    </w:div>
    <w:div w:id="416679192">
      <w:bodyDiv w:val="1"/>
      <w:marLeft w:val="0"/>
      <w:marRight w:val="0"/>
      <w:marTop w:val="0"/>
      <w:marBottom w:val="0"/>
      <w:divBdr>
        <w:top w:val="none" w:sz="0" w:space="0" w:color="auto"/>
        <w:left w:val="none" w:sz="0" w:space="0" w:color="auto"/>
        <w:bottom w:val="none" w:sz="0" w:space="0" w:color="auto"/>
        <w:right w:val="none" w:sz="0" w:space="0" w:color="auto"/>
      </w:divBdr>
    </w:div>
    <w:div w:id="419721682">
      <w:bodyDiv w:val="1"/>
      <w:marLeft w:val="0"/>
      <w:marRight w:val="0"/>
      <w:marTop w:val="0"/>
      <w:marBottom w:val="0"/>
      <w:divBdr>
        <w:top w:val="none" w:sz="0" w:space="0" w:color="auto"/>
        <w:left w:val="none" w:sz="0" w:space="0" w:color="auto"/>
        <w:bottom w:val="none" w:sz="0" w:space="0" w:color="auto"/>
        <w:right w:val="none" w:sz="0" w:space="0" w:color="auto"/>
      </w:divBdr>
    </w:div>
    <w:div w:id="439222923">
      <w:bodyDiv w:val="1"/>
      <w:marLeft w:val="0"/>
      <w:marRight w:val="0"/>
      <w:marTop w:val="0"/>
      <w:marBottom w:val="0"/>
      <w:divBdr>
        <w:top w:val="none" w:sz="0" w:space="0" w:color="auto"/>
        <w:left w:val="none" w:sz="0" w:space="0" w:color="auto"/>
        <w:bottom w:val="none" w:sz="0" w:space="0" w:color="auto"/>
        <w:right w:val="none" w:sz="0" w:space="0" w:color="auto"/>
      </w:divBdr>
    </w:div>
    <w:div w:id="472213685">
      <w:bodyDiv w:val="1"/>
      <w:marLeft w:val="0"/>
      <w:marRight w:val="0"/>
      <w:marTop w:val="0"/>
      <w:marBottom w:val="0"/>
      <w:divBdr>
        <w:top w:val="none" w:sz="0" w:space="0" w:color="auto"/>
        <w:left w:val="none" w:sz="0" w:space="0" w:color="auto"/>
        <w:bottom w:val="none" w:sz="0" w:space="0" w:color="auto"/>
        <w:right w:val="none" w:sz="0" w:space="0" w:color="auto"/>
      </w:divBdr>
    </w:div>
    <w:div w:id="568803629">
      <w:bodyDiv w:val="1"/>
      <w:marLeft w:val="0"/>
      <w:marRight w:val="0"/>
      <w:marTop w:val="0"/>
      <w:marBottom w:val="0"/>
      <w:divBdr>
        <w:top w:val="none" w:sz="0" w:space="0" w:color="auto"/>
        <w:left w:val="none" w:sz="0" w:space="0" w:color="auto"/>
        <w:bottom w:val="none" w:sz="0" w:space="0" w:color="auto"/>
        <w:right w:val="none" w:sz="0" w:space="0" w:color="auto"/>
      </w:divBdr>
    </w:div>
    <w:div w:id="1064337394">
      <w:bodyDiv w:val="1"/>
      <w:marLeft w:val="0"/>
      <w:marRight w:val="0"/>
      <w:marTop w:val="0"/>
      <w:marBottom w:val="0"/>
      <w:divBdr>
        <w:top w:val="none" w:sz="0" w:space="0" w:color="auto"/>
        <w:left w:val="none" w:sz="0" w:space="0" w:color="auto"/>
        <w:bottom w:val="none" w:sz="0" w:space="0" w:color="auto"/>
        <w:right w:val="none" w:sz="0" w:space="0" w:color="auto"/>
      </w:divBdr>
    </w:div>
    <w:div w:id="1074545596">
      <w:bodyDiv w:val="1"/>
      <w:marLeft w:val="0"/>
      <w:marRight w:val="0"/>
      <w:marTop w:val="0"/>
      <w:marBottom w:val="0"/>
      <w:divBdr>
        <w:top w:val="none" w:sz="0" w:space="0" w:color="auto"/>
        <w:left w:val="none" w:sz="0" w:space="0" w:color="auto"/>
        <w:bottom w:val="none" w:sz="0" w:space="0" w:color="auto"/>
        <w:right w:val="none" w:sz="0" w:space="0" w:color="auto"/>
      </w:divBdr>
    </w:div>
    <w:div w:id="1136072422">
      <w:bodyDiv w:val="1"/>
      <w:marLeft w:val="0"/>
      <w:marRight w:val="0"/>
      <w:marTop w:val="0"/>
      <w:marBottom w:val="0"/>
      <w:divBdr>
        <w:top w:val="none" w:sz="0" w:space="0" w:color="auto"/>
        <w:left w:val="none" w:sz="0" w:space="0" w:color="auto"/>
        <w:bottom w:val="none" w:sz="0" w:space="0" w:color="auto"/>
        <w:right w:val="none" w:sz="0" w:space="0" w:color="auto"/>
      </w:divBdr>
    </w:div>
    <w:div w:id="1238050646">
      <w:bodyDiv w:val="1"/>
      <w:marLeft w:val="0"/>
      <w:marRight w:val="0"/>
      <w:marTop w:val="0"/>
      <w:marBottom w:val="0"/>
      <w:divBdr>
        <w:top w:val="none" w:sz="0" w:space="0" w:color="auto"/>
        <w:left w:val="none" w:sz="0" w:space="0" w:color="auto"/>
        <w:bottom w:val="none" w:sz="0" w:space="0" w:color="auto"/>
        <w:right w:val="none" w:sz="0" w:space="0" w:color="auto"/>
      </w:divBdr>
    </w:div>
    <w:div w:id="1498644043">
      <w:bodyDiv w:val="1"/>
      <w:marLeft w:val="0"/>
      <w:marRight w:val="0"/>
      <w:marTop w:val="0"/>
      <w:marBottom w:val="0"/>
      <w:divBdr>
        <w:top w:val="none" w:sz="0" w:space="0" w:color="auto"/>
        <w:left w:val="none" w:sz="0" w:space="0" w:color="auto"/>
        <w:bottom w:val="none" w:sz="0" w:space="0" w:color="auto"/>
        <w:right w:val="none" w:sz="0" w:space="0" w:color="auto"/>
      </w:divBdr>
    </w:div>
    <w:div w:id="1556892768">
      <w:bodyDiv w:val="1"/>
      <w:marLeft w:val="0"/>
      <w:marRight w:val="0"/>
      <w:marTop w:val="0"/>
      <w:marBottom w:val="0"/>
      <w:divBdr>
        <w:top w:val="none" w:sz="0" w:space="0" w:color="auto"/>
        <w:left w:val="none" w:sz="0" w:space="0" w:color="auto"/>
        <w:bottom w:val="none" w:sz="0" w:space="0" w:color="auto"/>
        <w:right w:val="none" w:sz="0" w:space="0" w:color="auto"/>
      </w:divBdr>
    </w:div>
    <w:div w:id="1583830321">
      <w:bodyDiv w:val="1"/>
      <w:marLeft w:val="0"/>
      <w:marRight w:val="0"/>
      <w:marTop w:val="0"/>
      <w:marBottom w:val="0"/>
      <w:divBdr>
        <w:top w:val="none" w:sz="0" w:space="0" w:color="auto"/>
        <w:left w:val="none" w:sz="0" w:space="0" w:color="auto"/>
        <w:bottom w:val="none" w:sz="0" w:space="0" w:color="auto"/>
        <w:right w:val="none" w:sz="0" w:space="0" w:color="auto"/>
      </w:divBdr>
    </w:div>
    <w:div w:id="169949994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741098232">
      <w:bodyDiv w:val="1"/>
      <w:marLeft w:val="0"/>
      <w:marRight w:val="0"/>
      <w:marTop w:val="0"/>
      <w:marBottom w:val="0"/>
      <w:divBdr>
        <w:top w:val="none" w:sz="0" w:space="0" w:color="auto"/>
        <w:left w:val="none" w:sz="0" w:space="0" w:color="auto"/>
        <w:bottom w:val="none" w:sz="0" w:space="0" w:color="auto"/>
        <w:right w:val="none" w:sz="0" w:space="0" w:color="auto"/>
      </w:divBdr>
    </w:div>
    <w:div w:id="1996839666">
      <w:bodyDiv w:val="1"/>
      <w:marLeft w:val="0"/>
      <w:marRight w:val="0"/>
      <w:marTop w:val="0"/>
      <w:marBottom w:val="0"/>
      <w:divBdr>
        <w:top w:val="none" w:sz="0" w:space="0" w:color="auto"/>
        <w:left w:val="none" w:sz="0" w:space="0" w:color="auto"/>
        <w:bottom w:val="none" w:sz="0" w:space="0" w:color="auto"/>
        <w:right w:val="none" w:sz="0" w:space="0" w:color="auto"/>
      </w:divBdr>
    </w:div>
    <w:div w:id="2040037206">
      <w:bodyDiv w:val="1"/>
      <w:marLeft w:val="0"/>
      <w:marRight w:val="0"/>
      <w:marTop w:val="0"/>
      <w:marBottom w:val="0"/>
      <w:divBdr>
        <w:top w:val="none" w:sz="0" w:space="0" w:color="auto"/>
        <w:left w:val="none" w:sz="0" w:space="0" w:color="auto"/>
        <w:bottom w:val="none" w:sz="0" w:space="0" w:color="auto"/>
        <w:right w:val="none" w:sz="0" w:space="0" w:color="auto"/>
      </w:divBdr>
      <w:divsChild>
        <w:div w:id="100802389">
          <w:marLeft w:val="0"/>
          <w:marRight w:val="0"/>
          <w:marTop w:val="0"/>
          <w:marBottom w:val="0"/>
          <w:divBdr>
            <w:top w:val="none" w:sz="0" w:space="0" w:color="auto"/>
            <w:left w:val="none" w:sz="0" w:space="0" w:color="auto"/>
            <w:bottom w:val="none" w:sz="0" w:space="0" w:color="auto"/>
            <w:right w:val="none" w:sz="0" w:space="0" w:color="auto"/>
          </w:divBdr>
        </w:div>
        <w:div w:id="105930897">
          <w:marLeft w:val="0"/>
          <w:marRight w:val="0"/>
          <w:marTop w:val="0"/>
          <w:marBottom w:val="0"/>
          <w:divBdr>
            <w:top w:val="none" w:sz="0" w:space="0" w:color="auto"/>
            <w:left w:val="none" w:sz="0" w:space="0" w:color="auto"/>
            <w:bottom w:val="none" w:sz="0" w:space="0" w:color="auto"/>
            <w:right w:val="none" w:sz="0" w:space="0" w:color="auto"/>
          </w:divBdr>
        </w:div>
        <w:div w:id="160043430">
          <w:marLeft w:val="0"/>
          <w:marRight w:val="0"/>
          <w:marTop w:val="0"/>
          <w:marBottom w:val="0"/>
          <w:divBdr>
            <w:top w:val="none" w:sz="0" w:space="0" w:color="auto"/>
            <w:left w:val="none" w:sz="0" w:space="0" w:color="auto"/>
            <w:bottom w:val="none" w:sz="0" w:space="0" w:color="auto"/>
            <w:right w:val="none" w:sz="0" w:space="0" w:color="auto"/>
          </w:divBdr>
        </w:div>
        <w:div w:id="256982087">
          <w:marLeft w:val="0"/>
          <w:marRight w:val="0"/>
          <w:marTop w:val="0"/>
          <w:marBottom w:val="0"/>
          <w:divBdr>
            <w:top w:val="none" w:sz="0" w:space="0" w:color="auto"/>
            <w:left w:val="none" w:sz="0" w:space="0" w:color="auto"/>
            <w:bottom w:val="none" w:sz="0" w:space="0" w:color="auto"/>
            <w:right w:val="none" w:sz="0" w:space="0" w:color="auto"/>
          </w:divBdr>
        </w:div>
        <w:div w:id="261257412">
          <w:marLeft w:val="0"/>
          <w:marRight w:val="0"/>
          <w:marTop w:val="0"/>
          <w:marBottom w:val="0"/>
          <w:divBdr>
            <w:top w:val="none" w:sz="0" w:space="0" w:color="auto"/>
            <w:left w:val="none" w:sz="0" w:space="0" w:color="auto"/>
            <w:bottom w:val="none" w:sz="0" w:space="0" w:color="auto"/>
            <w:right w:val="none" w:sz="0" w:space="0" w:color="auto"/>
          </w:divBdr>
        </w:div>
        <w:div w:id="316345717">
          <w:marLeft w:val="0"/>
          <w:marRight w:val="0"/>
          <w:marTop w:val="0"/>
          <w:marBottom w:val="0"/>
          <w:divBdr>
            <w:top w:val="none" w:sz="0" w:space="0" w:color="auto"/>
            <w:left w:val="none" w:sz="0" w:space="0" w:color="auto"/>
            <w:bottom w:val="none" w:sz="0" w:space="0" w:color="auto"/>
            <w:right w:val="none" w:sz="0" w:space="0" w:color="auto"/>
          </w:divBdr>
        </w:div>
        <w:div w:id="377556904">
          <w:marLeft w:val="0"/>
          <w:marRight w:val="0"/>
          <w:marTop w:val="0"/>
          <w:marBottom w:val="0"/>
          <w:divBdr>
            <w:top w:val="none" w:sz="0" w:space="0" w:color="auto"/>
            <w:left w:val="none" w:sz="0" w:space="0" w:color="auto"/>
            <w:bottom w:val="none" w:sz="0" w:space="0" w:color="auto"/>
            <w:right w:val="none" w:sz="0" w:space="0" w:color="auto"/>
          </w:divBdr>
        </w:div>
        <w:div w:id="447048509">
          <w:marLeft w:val="0"/>
          <w:marRight w:val="0"/>
          <w:marTop w:val="0"/>
          <w:marBottom w:val="0"/>
          <w:divBdr>
            <w:top w:val="none" w:sz="0" w:space="0" w:color="auto"/>
            <w:left w:val="none" w:sz="0" w:space="0" w:color="auto"/>
            <w:bottom w:val="none" w:sz="0" w:space="0" w:color="auto"/>
            <w:right w:val="none" w:sz="0" w:space="0" w:color="auto"/>
          </w:divBdr>
        </w:div>
        <w:div w:id="469135104">
          <w:marLeft w:val="0"/>
          <w:marRight w:val="0"/>
          <w:marTop w:val="0"/>
          <w:marBottom w:val="0"/>
          <w:divBdr>
            <w:top w:val="none" w:sz="0" w:space="0" w:color="auto"/>
            <w:left w:val="none" w:sz="0" w:space="0" w:color="auto"/>
            <w:bottom w:val="none" w:sz="0" w:space="0" w:color="auto"/>
            <w:right w:val="none" w:sz="0" w:space="0" w:color="auto"/>
          </w:divBdr>
        </w:div>
        <w:div w:id="616133664">
          <w:marLeft w:val="0"/>
          <w:marRight w:val="0"/>
          <w:marTop w:val="0"/>
          <w:marBottom w:val="0"/>
          <w:divBdr>
            <w:top w:val="none" w:sz="0" w:space="0" w:color="auto"/>
            <w:left w:val="none" w:sz="0" w:space="0" w:color="auto"/>
            <w:bottom w:val="none" w:sz="0" w:space="0" w:color="auto"/>
            <w:right w:val="none" w:sz="0" w:space="0" w:color="auto"/>
          </w:divBdr>
        </w:div>
        <w:div w:id="621885132">
          <w:marLeft w:val="0"/>
          <w:marRight w:val="0"/>
          <w:marTop w:val="0"/>
          <w:marBottom w:val="0"/>
          <w:divBdr>
            <w:top w:val="none" w:sz="0" w:space="0" w:color="auto"/>
            <w:left w:val="none" w:sz="0" w:space="0" w:color="auto"/>
            <w:bottom w:val="none" w:sz="0" w:space="0" w:color="auto"/>
            <w:right w:val="none" w:sz="0" w:space="0" w:color="auto"/>
          </w:divBdr>
        </w:div>
        <w:div w:id="761074346">
          <w:marLeft w:val="0"/>
          <w:marRight w:val="0"/>
          <w:marTop w:val="0"/>
          <w:marBottom w:val="0"/>
          <w:divBdr>
            <w:top w:val="none" w:sz="0" w:space="0" w:color="auto"/>
            <w:left w:val="none" w:sz="0" w:space="0" w:color="auto"/>
            <w:bottom w:val="none" w:sz="0" w:space="0" w:color="auto"/>
            <w:right w:val="none" w:sz="0" w:space="0" w:color="auto"/>
          </w:divBdr>
        </w:div>
        <w:div w:id="869489224">
          <w:marLeft w:val="0"/>
          <w:marRight w:val="0"/>
          <w:marTop w:val="0"/>
          <w:marBottom w:val="0"/>
          <w:divBdr>
            <w:top w:val="none" w:sz="0" w:space="0" w:color="auto"/>
            <w:left w:val="none" w:sz="0" w:space="0" w:color="auto"/>
            <w:bottom w:val="none" w:sz="0" w:space="0" w:color="auto"/>
            <w:right w:val="none" w:sz="0" w:space="0" w:color="auto"/>
          </w:divBdr>
        </w:div>
        <w:div w:id="877158093">
          <w:marLeft w:val="0"/>
          <w:marRight w:val="0"/>
          <w:marTop w:val="0"/>
          <w:marBottom w:val="0"/>
          <w:divBdr>
            <w:top w:val="none" w:sz="0" w:space="0" w:color="auto"/>
            <w:left w:val="none" w:sz="0" w:space="0" w:color="auto"/>
            <w:bottom w:val="none" w:sz="0" w:space="0" w:color="auto"/>
            <w:right w:val="none" w:sz="0" w:space="0" w:color="auto"/>
          </w:divBdr>
        </w:div>
        <w:div w:id="1125543786">
          <w:marLeft w:val="0"/>
          <w:marRight w:val="0"/>
          <w:marTop w:val="0"/>
          <w:marBottom w:val="0"/>
          <w:divBdr>
            <w:top w:val="none" w:sz="0" w:space="0" w:color="auto"/>
            <w:left w:val="none" w:sz="0" w:space="0" w:color="auto"/>
            <w:bottom w:val="none" w:sz="0" w:space="0" w:color="auto"/>
            <w:right w:val="none" w:sz="0" w:space="0" w:color="auto"/>
          </w:divBdr>
        </w:div>
        <w:div w:id="1192381950">
          <w:marLeft w:val="0"/>
          <w:marRight w:val="0"/>
          <w:marTop w:val="0"/>
          <w:marBottom w:val="0"/>
          <w:divBdr>
            <w:top w:val="none" w:sz="0" w:space="0" w:color="auto"/>
            <w:left w:val="none" w:sz="0" w:space="0" w:color="auto"/>
            <w:bottom w:val="none" w:sz="0" w:space="0" w:color="auto"/>
            <w:right w:val="none" w:sz="0" w:space="0" w:color="auto"/>
          </w:divBdr>
        </w:div>
        <w:div w:id="1274947394">
          <w:marLeft w:val="0"/>
          <w:marRight w:val="0"/>
          <w:marTop w:val="0"/>
          <w:marBottom w:val="0"/>
          <w:divBdr>
            <w:top w:val="none" w:sz="0" w:space="0" w:color="auto"/>
            <w:left w:val="none" w:sz="0" w:space="0" w:color="auto"/>
            <w:bottom w:val="none" w:sz="0" w:space="0" w:color="auto"/>
            <w:right w:val="none" w:sz="0" w:space="0" w:color="auto"/>
          </w:divBdr>
        </w:div>
        <w:div w:id="1352797311">
          <w:marLeft w:val="0"/>
          <w:marRight w:val="0"/>
          <w:marTop w:val="0"/>
          <w:marBottom w:val="0"/>
          <w:divBdr>
            <w:top w:val="none" w:sz="0" w:space="0" w:color="auto"/>
            <w:left w:val="none" w:sz="0" w:space="0" w:color="auto"/>
            <w:bottom w:val="none" w:sz="0" w:space="0" w:color="auto"/>
            <w:right w:val="none" w:sz="0" w:space="0" w:color="auto"/>
          </w:divBdr>
        </w:div>
        <w:div w:id="1361394916">
          <w:marLeft w:val="0"/>
          <w:marRight w:val="0"/>
          <w:marTop w:val="0"/>
          <w:marBottom w:val="0"/>
          <w:divBdr>
            <w:top w:val="none" w:sz="0" w:space="0" w:color="auto"/>
            <w:left w:val="none" w:sz="0" w:space="0" w:color="auto"/>
            <w:bottom w:val="none" w:sz="0" w:space="0" w:color="auto"/>
            <w:right w:val="none" w:sz="0" w:space="0" w:color="auto"/>
          </w:divBdr>
        </w:div>
        <w:div w:id="1418944188">
          <w:marLeft w:val="0"/>
          <w:marRight w:val="0"/>
          <w:marTop w:val="0"/>
          <w:marBottom w:val="0"/>
          <w:divBdr>
            <w:top w:val="none" w:sz="0" w:space="0" w:color="auto"/>
            <w:left w:val="none" w:sz="0" w:space="0" w:color="auto"/>
            <w:bottom w:val="none" w:sz="0" w:space="0" w:color="auto"/>
            <w:right w:val="none" w:sz="0" w:space="0" w:color="auto"/>
          </w:divBdr>
        </w:div>
        <w:div w:id="1572540507">
          <w:marLeft w:val="0"/>
          <w:marRight w:val="0"/>
          <w:marTop w:val="0"/>
          <w:marBottom w:val="0"/>
          <w:divBdr>
            <w:top w:val="none" w:sz="0" w:space="0" w:color="auto"/>
            <w:left w:val="none" w:sz="0" w:space="0" w:color="auto"/>
            <w:bottom w:val="none" w:sz="0" w:space="0" w:color="auto"/>
            <w:right w:val="none" w:sz="0" w:space="0" w:color="auto"/>
          </w:divBdr>
        </w:div>
        <w:div w:id="1854031756">
          <w:marLeft w:val="0"/>
          <w:marRight w:val="0"/>
          <w:marTop w:val="0"/>
          <w:marBottom w:val="0"/>
          <w:divBdr>
            <w:top w:val="none" w:sz="0" w:space="0" w:color="auto"/>
            <w:left w:val="none" w:sz="0" w:space="0" w:color="auto"/>
            <w:bottom w:val="none" w:sz="0" w:space="0" w:color="auto"/>
            <w:right w:val="none" w:sz="0" w:space="0" w:color="auto"/>
          </w:divBdr>
        </w:div>
        <w:div w:id="1865560403">
          <w:marLeft w:val="0"/>
          <w:marRight w:val="0"/>
          <w:marTop w:val="0"/>
          <w:marBottom w:val="0"/>
          <w:divBdr>
            <w:top w:val="none" w:sz="0" w:space="0" w:color="auto"/>
            <w:left w:val="none" w:sz="0" w:space="0" w:color="auto"/>
            <w:bottom w:val="none" w:sz="0" w:space="0" w:color="auto"/>
            <w:right w:val="none" w:sz="0" w:space="0" w:color="auto"/>
          </w:divBdr>
        </w:div>
        <w:div w:id="1874801867">
          <w:marLeft w:val="0"/>
          <w:marRight w:val="0"/>
          <w:marTop w:val="0"/>
          <w:marBottom w:val="0"/>
          <w:divBdr>
            <w:top w:val="none" w:sz="0" w:space="0" w:color="auto"/>
            <w:left w:val="none" w:sz="0" w:space="0" w:color="auto"/>
            <w:bottom w:val="none" w:sz="0" w:space="0" w:color="auto"/>
            <w:right w:val="none" w:sz="0" w:space="0" w:color="auto"/>
          </w:divBdr>
        </w:div>
        <w:div w:id="1901401658">
          <w:marLeft w:val="0"/>
          <w:marRight w:val="0"/>
          <w:marTop w:val="0"/>
          <w:marBottom w:val="0"/>
          <w:divBdr>
            <w:top w:val="none" w:sz="0" w:space="0" w:color="auto"/>
            <w:left w:val="none" w:sz="0" w:space="0" w:color="auto"/>
            <w:bottom w:val="none" w:sz="0" w:space="0" w:color="auto"/>
            <w:right w:val="none" w:sz="0" w:space="0" w:color="auto"/>
          </w:divBdr>
        </w:div>
      </w:divsChild>
    </w:div>
    <w:div w:id="2043944432">
      <w:bodyDiv w:val="1"/>
      <w:marLeft w:val="0"/>
      <w:marRight w:val="0"/>
      <w:marTop w:val="0"/>
      <w:marBottom w:val="0"/>
      <w:divBdr>
        <w:top w:val="none" w:sz="0" w:space="0" w:color="auto"/>
        <w:left w:val="none" w:sz="0" w:space="0" w:color="auto"/>
        <w:bottom w:val="none" w:sz="0" w:space="0" w:color="auto"/>
        <w:right w:val="none" w:sz="0" w:space="0" w:color="auto"/>
      </w:divBdr>
    </w:div>
    <w:div w:id="2053769380">
      <w:bodyDiv w:val="1"/>
      <w:marLeft w:val="0"/>
      <w:marRight w:val="0"/>
      <w:marTop w:val="0"/>
      <w:marBottom w:val="0"/>
      <w:divBdr>
        <w:top w:val="none" w:sz="0" w:space="0" w:color="auto"/>
        <w:left w:val="none" w:sz="0" w:space="0" w:color="auto"/>
        <w:bottom w:val="none" w:sz="0" w:space="0" w:color="auto"/>
        <w:right w:val="none" w:sz="0" w:space="0" w:color="auto"/>
      </w:divBdr>
    </w:div>
    <w:div w:id="209204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www.fs.fed.us/fmsc/fvs/software/complete.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15349-6947-4197-81CC-702985B6C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22</Pages>
  <Words>3359</Words>
  <Characters>19150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Biosummatic Core Analysis</vt:lpstr>
    </vt:vector>
  </TitlesOfParts>
  <Company>USDA Forest Service</Company>
  <LinksUpToDate>false</LinksUpToDate>
  <CharactersWithSpaces>22465</CharactersWithSpaces>
  <SharedDoc>false</SharedDoc>
  <HLinks>
    <vt:vector size="12" baseType="variant">
      <vt:variant>
        <vt:i4>7798832</vt:i4>
      </vt:variant>
      <vt:variant>
        <vt:i4>3</vt:i4>
      </vt:variant>
      <vt:variant>
        <vt:i4>0</vt:i4>
      </vt:variant>
      <vt:variant>
        <vt:i4>5</vt:i4>
      </vt:variant>
      <vt:variant>
        <vt:lpwstr>http://www.fs.fed.us/fmsc/fvs/software/complete.php</vt:lpwstr>
      </vt:variant>
      <vt:variant>
        <vt:lpwstr/>
      </vt:variant>
      <vt:variant>
        <vt:i4>4653113</vt:i4>
      </vt:variant>
      <vt:variant>
        <vt:i4>0</vt:i4>
      </vt:variant>
      <vt:variant>
        <vt:i4>0</vt:i4>
      </vt:variant>
      <vt:variant>
        <vt:i4>5</vt:i4>
      </vt:variant>
      <vt:variant>
        <vt:lpwstr/>
      </vt:variant>
      <vt:variant>
        <vt:lpwstr>_Appendix:_How_to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Biosummatic Core Analysis</dc:title>
  <dc:subject/>
  <dc:creator>USDA Forest Service</dc:creator>
  <cp:keywords/>
  <dc:description/>
  <cp:lastModifiedBy>Lesley Bross</cp:lastModifiedBy>
  <cp:revision>22</cp:revision>
  <cp:lastPrinted>2019-03-05T18:25:00Z</cp:lastPrinted>
  <dcterms:created xsi:type="dcterms:W3CDTF">2020-02-06T04:32:00Z</dcterms:created>
  <dcterms:modified xsi:type="dcterms:W3CDTF">2020-10-08T20:55:00Z</dcterms:modified>
</cp:coreProperties>
</file>