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6C318A">
      <w:pPr>
        <w:pPrChange w:id="0" w:author="Lesley Bross" w:date="2020-09-30T11:10:00Z">
          <w:pPr>
            <w:tabs>
              <w:tab w:val="left" w:pos="0"/>
            </w:tabs>
            <w:ind w:left="720" w:right="720"/>
            <w:jc w:val="center"/>
            <w:outlineLvl w:val="0"/>
          </w:pPr>
        </w:pPrChange>
      </w:pPr>
    </w:p>
    <w:p w:rsidR="006B12CF" w:rsidRDefault="006B12CF" w:rsidP="006C318A">
      <w:pPr>
        <w:pPrChange w:id="1" w:author="Lesley Bross" w:date="2020-09-30T11:10:00Z">
          <w:pPr>
            <w:tabs>
              <w:tab w:val="left" w:pos="0"/>
            </w:tabs>
            <w:ind w:left="720" w:right="720"/>
            <w:jc w:val="center"/>
            <w:outlineLvl w:val="0"/>
          </w:pPr>
        </w:pPrChange>
      </w:pPr>
    </w:p>
    <w:p w:rsidR="006B12CF" w:rsidRDefault="006B12CF" w:rsidP="006C318A">
      <w:pPr>
        <w:pPrChange w:id="2" w:author="Lesley Bross" w:date="2020-09-30T11:10:00Z">
          <w:pPr>
            <w:tabs>
              <w:tab w:val="left" w:pos="0"/>
            </w:tabs>
            <w:ind w:left="720" w:right="720"/>
            <w:jc w:val="center"/>
            <w:outlineLvl w:val="0"/>
          </w:pPr>
        </w:pPrChange>
      </w:pPr>
    </w:p>
    <w:p w:rsidR="006B12CF" w:rsidRDefault="006B12CF" w:rsidP="006C318A">
      <w:pPr>
        <w:pPrChange w:id="3" w:author="Lesley Bross" w:date="2020-09-30T11:10:00Z">
          <w:pPr>
            <w:tabs>
              <w:tab w:val="left" w:pos="0"/>
            </w:tabs>
            <w:ind w:left="720" w:right="720"/>
            <w:jc w:val="center"/>
            <w:outlineLvl w:val="0"/>
          </w:pPr>
        </w:pPrChange>
      </w:pPr>
    </w:p>
    <w:p w:rsidR="006B12CF" w:rsidRDefault="006B12CF" w:rsidP="006C318A">
      <w:pPr>
        <w:pPrChange w:id="4" w:author="Lesley Bross" w:date="2020-09-30T11:10:00Z">
          <w:pPr>
            <w:tabs>
              <w:tab w:val="left" w:pos="0"/>
            </w:tabs>
            <w:ind w:left="720" w:right="720"/>
            <w:jc w:val="center"/>
            <w:outlineLvl w:val="0"/>
          </w:pPr>
        </w:pPrChange>
      </w:pPr>
    </w:p>
    <w:p w:rsidR="006B12CF" w:rsidRDefault="006B12CF" w:rsidP="006C318A">
      <w:pPr>
        <w:pPrChange w:id="5" w:author="Lesley Bross" w:date="2020-09-30T11:10:00Z">
          <w:pPr>
            <w:tabs>
              <w:tab w:val="left" w:pos="0"/>
            </w:tabs>
            <w:ind w:left="720" w:right="720"/>
            <w:jc w:val="center"/>
            <w:outlineLvl w:val="0"/>
          </w:pPr>
        </w:pPrChange>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ins w:id="6" w:author="Lesley Bross" w:date="2020-09-30T11:10:00Z"/>
          <w:b/>
        </w:rPr>
      </w:pPr>
    </w:p>
    <w:p w:rsidR="006C318A" w:rsidRDefault="006C318A" w:rsidP="00F50D0E">
      <w:pPr>
        <w:tabs>
          <w:tab w:val="left" w:pos="0"/>
        </w:tabs>
        <w:ind w:left="720" w:right="720"/>
        <w:rPr>
          <w:ins w:id="7" w:author="Lesley Bross" w:date="2020-09-30T11:10:00Z"/>
          <w:b/>
        </w:rPr>
      </w:pPr>
    </w:p>
    <w:p w:rsidR="006C318A" w:rsidRDefault="006C318A" w:rsidP="00F50D0E">
      <w:pPr>
        <w:tabs>
          <w:tab w:val="left" w:pos="0"/>
        </w:tabs>
        <w:ind w:left="720" w:right="720"/>
        <w:rPr>
          <w:ins w:id="8" w:author="Lesley Bross" w:date="2020-09-30T11:10:00Z"/>
          <w:b/>
        </w:rPr>
      </w:pPr>
    </w:p>
    <w:p w:rsidR="006C318A" w:rsidRDefault="006C318A" w:rsidP="00F50D0E">
      <w:pPr>
        <w:tabs>
          <w:tab w:val="left" w:pos="0"/>
        </w:tabs>
        <w:ind w:left="720" w:right="720"/>
        <w:rPr>
          <w:ins w:id="9" w:author="Lesley Bross" w:date="2020-09-30T11:10:00Z"/>
          <w:b/>
        </w:rPr>
      </w:pPr>
    </w:p>
    <w:p w:rsidR="006C318A" w:rsidRDefault="006C318A" w:rsidP="00F50D0E">
      <w:pPr>
        <w:tabs>
          <w:tab w:val="left" w:pos="0"/>
        </w:tabs>
        <w:ind w:left="720" w:right="720"/>
        <w:rPr>
          <w:ins w:id="10" w:author="Lesley Bross" w:date="2020-09-30T11:11:00Z"/>
          <w:b/>
        </w:rPr>
      </w:pPr>
    </w:p>
    <w:p w:rsidR="006C318A" w:rsidRDefault="006C318A" w:rsidP="00F50D0E">
      <w:pPr>
        <w:tabs>
          <w:tab w:val="left" w:pos="0"/>
        </w:tabs>
        <w:ind w:left="720" w:right="720"/>
        <w:rPr>
          <w:ins w:id="11" w:author="Lesley Bross" w:date="2020-09-30T11:11:00Z"/>
          <w:b/>
        </w:rPr>
      </w:pPr>
    </w:p>
    <w:p w:rsidR="006C318A" w:rsidRDefault="006C318A" w:rsidP="00F50D0E">
      <w:pPr>
        <w:tabs>
          <w:tab w:val="left" w:pos="0"/>
        </w:tabs>
        <w:ind w:left="720" w:right="720"/>
        <w:rPr>
          <w:ins w:id="12" w:author="Lesley Bross" w:date="2020-09-30T11:11:00Z"/>
          <w:b/>
        </w:rPr>
      </w:pPr>
    </w:p>
    <w:p w:rsidR="006C318A" w:rsidRDefault="006C318A"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ins w:id="13" w:author="Lesley Bross" w:date="2020-09-30T11:07:00Z">
        <w:r w:rsidR="006C318A">
          <w:rPr>
            <w:b/>
          </w:rPr>
          <w:t>9</w:t>
        </w:r>
      </w:ins>
      <w:del w:id="14" w:author="Lesley Bross" w:date="2020-09-30T11:06:00Z">
        <w:r w:rsidR="008D57CE" w:rsidDel="006C318A">
          <w:rPr>
            <w:b/>
          </w:rPr>
          <w:delText>8</w:delText>
        </w:r>
      </w:del>
      <w:r>
        <w:rPr>
          <w:b/>
        </w:rPr>
        <w:t>,</w:t>
      </w:r>
      <w:r w:rsidR="007F5DEC">
        <w:rPr>
          <w:b/>
        </w:rPr>
        <w:t xml:space="preserve"> </w:t>
      </w:r>
      <w:r>
        <w:rPr>
          <w:b/>
        </w:rPr>
        <w:t xml:space="preserve">released on </w:t>
      </w:r>
      <w:r w:rsidR="008D57CE">
        <w:rPr>
          <w:b/>
        </w:rPr>
        <w:t>2</w:t>
      </w:r>
      <w:del w:id="15" w:author="Lesley Bross" w:date="2020-09-30T11:07:00Z">
        <w:r w:rsidR="005C1694" w:rsidDel="006C318A">
          <w:rPr>
            <w:b/>
          </w:rPr>
          <w:delText>1</w:delText>
        </w:r>
      </w:del>
      <w:r w:rsidR="008D57CE">
        <w:rPr>
          <w:b/>
        </w:rPr>
        <w:t xml:space="preserve"> </w:t>
      </w:r>
      <w:del w:id="16" w:author="Lesley Bross" w:date="2020-09-30T11:07:00Z">
        <w:r w:rsidR="008D57CE" w:rsidDel="006C318A">
          <w:rPr>
            <w:b/>
          </w:rPr>
          <w:delText xml:space="preserve">January </w:delText>
        </w:r>
      </w:del>
      <w:ins w:id="17" w:author="Lesley Bross" w:date="2020-09-30T11:07:00Z">
        <w:r w:rsidR="006C318A">
          <w:rPr>
            <w:b/>
          </w:rPr>
          <w:t>October</w:t>
        </w:r>
        <w:r w:rsidR="006C318A">
          <w:rPr>
            <w:b/>
          </w:rPr>
          <w:t xml:space="preserve"> </w:t>
        </w:r>
      </w:ins>
      <w:r w:rsidR="008D57CE">
        <w:rPr>
          <w:b/>
        </w:rPr>
        <w:t>2020</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6C318A" w:rsidRDefault="0050225C" w:rsidP="00644F49">
      <w:pPr>
        <w:tabs>
          <w:tab w:val="left" w:pos="0"/>
        </w:tabs>
        <w:ind w:left="720" w:right="720"/>
        <w:rPr>
          <w:ins w:id="18" w:author="Lesley Bross" w:date="2020-09-30T11:11:00Z"/>
        </w:rPr>
      </w:pPr>
      <w:r>
        <w:t xml:space="preserve">This guide details the </w:t>
      </w:r>
      <w:r w:rsidR="00BF1ACD">
        <w:t xml:space="preserve">32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Appendix</w:t>
        </w:r>
      </w:hyperlink>
      <w:r>
        <w:t xml:space="preserve"> at the end of this guide. </w:t>
      </w:r>
      <w:r w:rsidR="00D2642E">
        <w:t xml:space="preserve">BioSum </w:t>
      </w:r>
      <w:r w:rsidR="00533CF9">
        <w:t xml:space="preserve">should be installed </w:t>
      </w:r>
      <w:r w:rsidR="00D2642E">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rsidR="00D2642E">
        <w:t xml:space="preserve"> available </w:t>
      </w:r>
      <w:r w:rsidR="00533CF9">
        <w:t xml:space="preserve">to be run from </w:t>
      </w:r>
      <w:r w:rsidR="00D2642E">
        <w:t xml:space="preserve">any user account on the computer. It is also </w:t>
      </w:r>
      <w:r w:rsidR="00533CF9">
        <w:t>essential</w:t>
      </w:r>
      <w:r w:rsidR="00D2642E">
        <w:t xml:space="preserve"> that BioSum </w:t>
      </w:r>
      <w:r w:rsidR="00D27125">
        <w:t>“</w:t>
      </w:r>
      <w:r w:rsidR="00D2642E">
        <w:t>projects</w:t>
      </w:r>
      <w:r w:rsidR="00D27125">
        <w:t>”, the datasets assembled and analyzed during the BioSum workflow,</w:t>
      </w:r>
      <w:r w:rsidR="00D2642E">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rsidR="006C318A" w:rsidRDefault="006C318A" w:rsidP="00644F49">
      <w:pPr>
        <w:tabs>
          <w:tab w:val="left" w:pos="0"/>
        </w:tabs>
        <w:ind w:left="720" w:right="720"/>
        <w:rPr>
          <w:ins w:id="19" w:author="Lesley Bross" w:date="2020-09-30T11:11:00Z"/>
        </w:rPr>
      </w:pPr>
    </w:p>
    <w:p w:rsidR="009A2E48" w:rsidRDefault="00533CF9" w:rsidP="00644F49">
      <w:pPr>
        <w:tabs>
          <w:tab w:val="left" w:pos="0"/>
        </w:tabs>
        <w:ind w:left="720" w:right="720"/>
      </w:pPr>
      <w:r>
        <w:t xml:space="preserve">If installing on a Forest Service computer, </w:t>
      </w:r>
      <w:ins w:id="20" w:author="Lesley Bross" w:date="2020-09-30T11:14:00Z">
        <w:r w:rsidR="006C318A">
          <w:t xml:space="preserve">full </w:t>
        </w:r>
      </w:ins>
      <w:del w:id="21" w:author="Lesley Bross" w:date="2020-09-30T11:11:00Z">
        <w:r w:rsidDel="006C318A">
          <w:delText>obtaining admin access is very difficult</w:delText>
        </w:r>
      </w:del>
      <w:ins w:id="22" w:author="Lesley Bross" w:date="2020-09-30T11:11:00Z">
        <w:r w:rsidR="006C318A">
          <w:t>administrative account access is not available</w:t>
        </w:r>
      </w:ins>
      <w:r>
        <w:t xml:space="preserve">. While most of the components can be installed using the &lt;Run Elevated&gt; option on the right click menu, paying strict attention to the instructions herein, the ORACLE XE software installation and User Account Controls modification can ONLY be accomplished </w:t>
      </w:r>
      <w:del w:id="23" w:author="Lesley Bross" w:date="2020-09-30T11:14:00Z">
        <w:r w:rsidDel="006C318A">
          <w:delText>from a genuine admin account</w:delText>
        </w:r>
      </w:del>
      <w:ins w:id="24" w:author="Lesley Bross" w:date="2020-09-30T11:14:00Z">
        <w:r w:rsidR="006C318A">
          <w:t>with full administrative access</w:t>
        </w:r>
      </w:ins>
      <w:r>
        <w:t xml:space="preserve">. </w:t>
      </w:r>
      <w:del w:id="25" w:author="Lesley Bross" w:date="2020-09-30T11:15:00Z">
        <w:r w:rsidR="006F27A1" w:rsidDel="006C318A">
          <w:delText>Forest Service users</w:delText>
        </w:r>
      </w:del>
      <w:ins w:id="26" w:author="Lesley Bross" w:date="2020-09-30T11:15:00Z">
        <w:r w:rsidR="006C318A">
          <w:t>Users with computers on the Forest Service</w:t>
        </w:r>
      </w:ins>
      <w:r w:rsidR="006F27A1">
        <w:t xml:space="preserve"> </w:t>
      </w:r>
      <w:del w:id="27" w:author="Lesley Bross" w:date="2020-09-30T11:15:00Z">
        <w:r w:rsidR="006F27A1" w:rsidDel="006C318A">
          <w:delText xml:space="preserve">will need to contact BioSum developers at </w:delText>
        </w:r>
        <w:r w:rsidR="00FC40D5" w:rsidDel="006C318A">
          <w:fldChar w:fldCharType="begin"/>
        </w:r>
        <w:r w:rsidR="00FC40D5" w:rsidDel="006C318A">
          <w:delInstrText xml:space="preserve"> HYPERLINK "mailto:install@biosum.info" </w:delInstrText>
        </w:r>
        <w:r w:rsidR="00FC40D5" w:rsidDel="006C318A">
          <w:fldChar w:fldCharType="separate"/>
        </w:r>
        <w:r w:rsidR="006F27A1" w:rsidRPr="00340503" w:rsidDel="006C318A">
          <w:rPr>
            <w:rStyle w:val="Hyperlink"/>
          </w:rPr>
          <w:delText>install@biosum.info</w:delText>
        </w:r>
        <w:r w:rsidR="00FC40D5" w:rsidDel="006C318A">
          <w:rPr>
            <w:rStyle w:val="Hyperlink"/>
          </w:rPr>
          <w:fldChar w:fldCharType="end"/>
        </w:r>
        <w:r w:rsidR="006F27A1" w:rsidDel="006C318A">
          <w:delText xml:space="preserve"> for assistance with these steps.</w:delText>
        </w:r>
      </w:del>
      <w:ins w:id="28" w:author="Lesley Bross" w:date="2020-09-30T11:15:00Z">
        <w:r w:rsidR="006C318A">
          <w:t xml:space="preserve">should refer to Appendix 2 for installing additional components </w:t>
        </w:r>
      </w:ins>
      <w:ins w:id="29" w:author="Lesley Bross" w:date="2020-09-30T11:16:00Z">
        <w:r w:rsidR="006C318A">
          <w:t>allow BioSum to function without installing ORACLE XE. F</w:t>
        </w:r>
        <w:r w:rsidR="00A96A34">
          <w:t xml:space="preserve">orest Service users should </w:t>
        </w:r>
        <w:r w:rsidR="006C318A">
          <w:t>skip</w:t>
        </w:r>
      </w:ins>
      <w:ins w:id="30" w:author="Lesley Bross" w:date="2020-09-30T11:17:00Z">
        <w:r w:rsidR="00B0274A">
          <w:t xml:space="preserve"> steps 2-8</w:t>
        </w:r>
        <w:r w:rsidR="00A96A34">
          <w:t xml:space="preserve"> and NOT</w:t>
        </w:r>
      </w:ins>
      <w:ins w:id="31" w:author="Lesley Bross" w:date="2020-09-30T11:18:00Z">
        <w:r w:rsidR="00A96A34">
          <w:t xml:space="preserve"> try to</w:t>
        </w:r>
      </w:ins>
      <w:ins w:id="32" w:author="Lesley Bross" w:date="2020-09-30T11:17:00Z">
        <w:r w:rsidR="00A96A34">
          <w:t xml:space="preserve"> install </w:t>
        </w:r>
      </w:ins>
      <w:ins w:id="33" w:author="Lesley Bross" w:date="2020-09-30T11:18:00Z">
        <w:r w:rsidR="00A96A34">
          <w:t xml:space="preserve">and configure </w:t>
        </w:r>
      </w:ins>
      <w:ins w:id="34" w:author="Lesley Bross" w:date="2020-09-30T11:17:00Z">
        <w:r w:rsidR="00A96A34">
          <w:t>ORACLE XE</w:t>
        </w:r>
      </w:ins>
      <w:ins w:id="35" w:author="Lesley Bross" w:date="2020-09-30T11:19:00Z">
        <w:r w:rsidR="0014020E">
          <w:t xml:space="preserve"> or the FIADB Oracle Schema</w:t>
        </w:r>
      </w:ins>
      <w:ins w:id="36" w:author="Lesley Bross" w:date="2020-09-30T11:17:00Z">
        <w:r w:rsidR="00A96A34">
          <w:t>.</w:t>
        </w:r>
      </w:ins>
      <w:ins w:id="37" w:author="Lesley Bross" w:date="2020-09-30T11:16:00Z">
        <w:r w:rsidR="006C318A">
          <w:t xml:space="preserve"> </w:t>
        </w:r>
      </w:ins>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r w:rsidR="00533CF9">
        <w:t>C:</w:t>
      </w:r>
      <w:proofErr w:type="gramStart"/>
      <w:r w:rsidR="00533CF9">
        <w:t xml:space="preserve">\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533CF9">
        <w:t xml:space="preserve">five critical installation </w:t>
      </w:r>
      <w:r>
        <w:t xml:space="preserve">tasks </w:t>
      </w:r>
      <w:r w:rsidR="00533CF9">
        <w:t>must be performed</w:t>
      </w:r>
      <w:r w:rsidR="00644F49">
        <w:t>:</w:t>
      </w:r>
    </w:p>
    <w:p w:rsidR="00644F49" w:rsidRDefault="00644F49" w:rsidP="00644F49">
      <w:pPr>
        <w:tabs>
          <w:tab w:val="left" w:pos="0"/>
        </w:tabs>
        <w:ind w:left="720" w:right="720"/>
      </w:pPr>
    </w:p>
    <w:p w:rsidR="00644F49" w:rsidRDefault="00D017B3" w:rsidP="00031E4D">
      <w:pPr>
        <w:numPr>
          <w:ilvl w:val="0"/>
          <w:numId w:val="1"/>
        </w:numPr>
        <w:tabs>
          <w:tab w:val="left" w:pos="0"/>
        </w:tabs>
        <w:ind w:right="720"/>
      </w:pPr>
      <w:r>
        <w:t>Install Oracle 11g Express Edition (XE)</w:t>
      </w:r>
      <w:r w:rsidR="008D57CE">
        <w:t>, if not already installed</w:t>
      </w:r>
      <w:ins w:id="38" w:author="Lesley Bross" w:date="2020-09-30T11:18:00Z">
        <w:r w:rsidR="0014020E">
          <w:t xml:space="preserve"> (unless the computer is on the USFS network; If a USFS computer, refer to Appendix 2)</w:t>
        </w:r>
      </w:ins>
    </w:p>
    <w:p w:rsidR="00644F49" w:rsidRDefault="00644F49" w:rsidP="00031E4D">
      <w:pPr>
        <w:numPr>
          <w:ilvl w:val="0"/>
          <w:numId w:val="1"/>
        </w:numPr>
        <w:tabs>
          <w:tab w:val="left" w:pos="0"/>
        </w:tabs>
        <w:ind w:right="720"/>
      </w:pPr>
      <w:r>
        <w:t>Install FIADB Oracle Schema</w:t>
      </w:r>
      <w:r w:rsidR="008D57CE">
        <w:t>, if not already installed</w:t>
      </w:r>
      <w:ins w:id="39" w:author="Lesley Bross" w:date="2020-09-30T11:19:00Z">
        <w:r w:rsidR="0014020E">
          <w:t xml:space="preserve"> (unless the computer is on the USFS network)</w:t>
        </w:r>
      </w:ins>
    </w:p>
    <w:p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rsidR="005F0AA9" w:rsidRDefault="005F0AA9" w:rsidP="00031E4D">
      <w:pPr>
        <w:numPr>
          <w:ilvl w:val="0"/>
          <w:numId w:val="1"/>
        </w:numPr>
        <w:tabs>
          <w:tab w:val="left" w:pos="0"/>
        </w:tabs>
        <w:ind w:right="720"/>
      </w:pPr>
      <w:r>
        <w:t>Install RODBC</w:t>
      </w:r>
      <w:r w:rsidR="008D57CE">
        <w:t>, if not already installed</w:t>
      </w:r>
    </w:p>
    <w:p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ins w:id="40" w:author="Lesley Bross" w:date="2020-09-30T11:23:00Z">
        <w:r w:rsidR="00041B3E">
          <w:t xml:space="preserve"> </w:t>
        </w:r>
      </w:ins>
      <w:ins w:id="41" w:author="Lesley Bross" w:date="2020-09-30T11:24:00Z">
        <w:r w:rsidR="00041B3E">
          <w:t>User permissions</w:t>
        </w:r>
      </w:ins>
      <w:ins w:id="42" w:author="Lesley Bross" w:date="2020-09-30T11:23:00Z">
        <w:r w:rsidR="00041B3E">
          <w:t xml:space="preserve"> on the USFS network </w:t>
        </w:r>
      </w:ins>
      <w:ins w:id="43" w:author="Lesley Bross" w:date="2020-09-30T11:24:00Z">
        <w:r w:rsidR="00041B3E">
          <w:t>prohibit the installation of Oracle 11g XE.</w:t>
        </w:r>
      </w:ins>
      <w:r w:rsidR="00C03816">
        <w:t xml:space="preserve">  </w:t>
      </w:r>
    </w:p>
    <w:p w:rsidR="007A0163" w:rsidRDefault="007A0163" w:rsidP="007A0163">
      <w:pPr>
        <w:tabs>
          <w:tab w:val="left" w:pos="720"/>
        </w:tabs>
        <w:ind w:left="720" w:right="720" w:hanging="90"/>
      </w:pPr>
    </w:p>
    <w:p w:rsidR="00D17DF1" w:rsidRDefault="00D17DF1">
      <w:pPr>
        <w:rPr>
          <w:ins w:id="44" w:author="Lesley Bross" w:date="2020-09-30T12:01:00Z"/>
          <w:b/>
          <w:sz w:val="28"/>
          <w:szCs w:val="28"/>
        </w:rPr>
      </w:pPr>
      <w:ins w:id="45" w:author="Lesley Bross" w:date="2020-09-30T12:01:00Z">
        <w:r>
          <w:rPr>
            <w:b/>
            <w:sz w:val="28"/>
            <w:szCs w:val="28"/>
          </w:rPr>
          <w:br w:type="page"/>
        </w:r>
      </w:ins>
    </w:p>
    <w:p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rsidR="007A0163" w:rsidRDefault="007A0163" w:rsidP="007A0163">
      <w:pPr>
        <w:tabs>
          <w:tab w:val="left" w:pos="720"/>
        </w:tabs>
        <w:ind w:left="720" w:right="720" w:hanging="90"/>
      </w:pPr>
    </w:p>
    <w:p w:rsidR="009A2E48" w:rsidRDefault="009A2E48" w:rsidP="00D27125">
      <w:pPr>
        <w:tabs>
          <w:tab w:val="left" w:pos="720"/>
        </w:tabs>
        <w:ind w:left="720" w:right="720"/>
      </w:pPr>
      <w:r>
        <w:t>For BioSum to install and f</w:t>
      </w:r>
      <w:r w:rsidR="00BD3841">
        <w:t>unction at all, requirements 1-2</w:t>
      </w:r>
      <w:r>
        <w:t xml:space="preserve"> m</w:t>
      </w:r>
      <w:r w:rsidR="00BD3841">
        <w:t>ust already be met. Requirement 3</w:t>
      </w:r>
      <w:r>
        <w:t xml:space="preserve"> can be met following installation</w:t>
      </w:r>
      <w:r w:rsidR="00D27125">
        <w:t>.</w:t>
      </w:r>
    </w:p>
    <w:p w:rsidR="00D27125" w:rsidRDefault="00D27125" w:rsidP="00D27125">
      <w:pPr>
        <w:tabs>
          <w:tab w:val="left" w:pos="720"/>
        </w:tabs>
        <w:ind w:left="720" w:right="720"/>
      </w:pPr>
    </w:p>
    <w:p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rsidR="00CF4054" w:rsidRDefault="00CF4054" w:rsidP="00031E4D">
      <w:pPr>
        <w:numPr>
          <w:ilvl w:val="0"/>
          <w:numId w:val="2"/>
        </w:numPr>
        <w:tabs>
          <w:tab w:val="left" w:pos="720"/>
        </w:tabs>
        <w:ind w:right="720"/>
      </w:pPr>
      <w:r>
        <w:t xml:space="preserve">Microsoft Office </w:t>
      </w:r>
      <w:r w:rsidR="00CD5DAE">
        <w:t>2013</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ins w:id="46" w:author="Lesley Bross" w:date="2020-09-30T11:25:00Z">
        <w:r w:rsidR="00041B3E">
          <w:rPr>
            <w:u w:val="single"/>
          </w:rPr>
          <w:t>64-</w:t>
        </w:r>
      </w:ins>
      <w:del w:id="47" w:author="Lesley Bross" w:date="2020-09-30T11:25:00Z">
        <w:r w:rsidRPr="006F27A1" w:rsidDel="00041B3E">
          <w:rPr>
            <w:u w:val="single"/>
          </w:rPr>
          <w:delText>32</w:delText>
        </w:r>
      </w:del>
      <w:r w:rsidRPr="006F27A1">
        <w:rPr>
          <w:u w:val="single"/>
        </w:rPr>
        <w:t>bit Version</w:t>
      </w:r>
      <w:r>
        <w:t xml:space="preserve"> </w:t>
      </w:r>
      <w:r w:rsidR="00D27125">
        <w:t>and include M</w:t>
      </w:r>
      <w:del w:id="48" w:author="Lesley Bross" w:date="2020-09-30T11:25:00Z">
        <w:r w:rsidR="00D27125" w:rsidDel="00041B3E">
          <w:delText>.</w:delText>
        </w:r>
      </w:del>
      <w:r w:rsidR="00D27125">
        <w:t>S</w:t>
      </w:r>
      <w:del w:id="49" w:author="Lesley Bross" w:date="2020-09-30T11:25:00Z">
        <w:r w:rsidR="00D27125" w:rsidDel="00041B3E">
          <w:delText>.</w:delText>
        </w:r>
      </w:del>
      <w:r w:rsidR="00D27125">
        <w:t xml:space="preserve"> </w:t>
      </w:r>
      <w:r>
        <w:t>Access.</w:t>
      </w:r>
      <w:r w:rsidR="008D57CE">
        <w:t xml:space="preserve"> IMPORTANT:</w:t>
      </w:r>
      <w:r w:rsidR="005E5027">
        <w:t xml:space="preserve"> If running Office 2016</w:t>
      </w:r>
      <w:del w:id="50" w:author="Lesley Bross" w:date="2020-09-30T11:25:00Z">
        <w:r w:rsidR="005E5027" w:rsidDel="00041B3E">
          <w:delText>, it must be the 32-bit version (MS Office 64-bit is incompatible with BIOSUM) and</w:delText>
        </w:r>
      </w:del>
      <w:r w:rsidR="005E5027">
        <w:t xml:space="preserve"> </w:t>
      </w:r>
      <w:ins w:id="51" w:author="Lesley Bross" w:date="2020-09-30T11:26:00Z">
        <w:r w:rsidR="00041B3E">
          <w:t xml:space="preserve">or later </w:t>
        </w:r>
      </w:ins>
      <w:r w:rsidR="005E5027">
        <w:t xml:space="preserve">the MS Office 2013 </w:t>
      </w:r>
      <w:ins w:id="52" w:author="Lesley Bross" w:date="2020-09-30T11:25:00Z">
        <w:r w:rsidR="00041B3E">
          <w:t>64</w:t>
        </w:r>
      </w:ins>
      <w:del w:id="53" w:author="Lesley Bross" w:date="2020-09-30T11:25:00Z">
        <w:r w:rsidR="005E5027" w:rsidDel="00041B3E">
          <w:delText>32</w:delText>
        </w:r>
      </w:del>
      <w:r w:rsidR="005E5027">
        <w:t xml:space="preserve">-bit runtime library </w:t>
      </w:r>
      <w:r w:rsidR="002E778D">
        <w:t>Access_runtime_</w:t>
      </w:r>
      <w:r w:rsidR="002E778D" w:rsidRPr="002E778D">
        <w:rPr>
          <w:b/>
        </w:rPr>
        <w:t>x</w:t>
      </w:r>
      <w:ins w:id="54" w:author="Lesley Bross" w:date="2020-09-30T11:26:00Z">
        <w:r w:rsidR="00041B3E">
          <w:rPr>
            <w:b/>
          </w:rPr>
          <w:t>64</w:t>
        </w:r>
      </w:ins>
      <w:del w:id="55" w:author="Lesley Bross" w:date="2020-09-30T11:26:00Z">
        <w:r w:rsidR="002E778D" w:rsidRPr="002E778D" w:rsidDel="00041B3E">
          <w:rPr>
            <w:b/>
          </w:rPr>
          <w:delText>8</w:delText>
        </w:r>
      </w:del>
      <w:del w:id="56" w:author="Lesley Bross" w:date="2020-09-30T11:25:00Z">
        <w:r w:rsidR="002E778D" w:rsidRPr="002E778D" w:rsidDel="00041B3E">
          <w:rPr>
            <w:b/>
          </w:rPr>
          <w:delText>6</w:delText>
        </w:r>
      </w:del>
      <w:r w:rsidR="002E778D">
        <w:t xml:space="preserve">_en-us.exe) </w:t>
      </w:r>
      <w:r w:rsidR="005E5027">
        <w:t xml:space="preserve">must also be installed (download via </w:t>
      </w:r>
      <w:ins w:id="57" w:author="Lesley Bross" w:date="2020-09-30T11:27:00Z">
        <w:r w:rsidR="00587BF4">
          <w:fldChar w:fldCharType="begin"/>
        </w:r>
        <w:r w:rsidR="00587BF4">
          <w:instrText xml:space="preserve"> HYPERLINK "https://www.microsoft.com/en-us/download/details.aspx?id=39358" </w:instrText>
        </w:r>
        <w:r w:rsidR="00587BF4">
          <w:fldChar w:fldCharType="separate"/>
        </w:r>
        <w:r w:rsidR="005E5027" w:rsidRPr="00587BF4">
          <w:rPr>
            <w:rStyle w:val="Hyperlink"/>
          </w:rPr>
          <w:t>https://www.microsoft.com/en-us/download/details.aspx?id=39358</w:t>
        </w:r>
        <w:r w:rsidR="00587BF4">
          <w:fldChar w:fldCharType="end"/>
        </w:r>
      </w:ins>
      <w:del w:id="58" w:author="Lesley Bross" w:date="2020-09-30T11:27:00Z">
        <w:r w:rsidDel="00587BF4">
          <w:delText xml:space="preserve"> </w:delText>
        </w:r>
      </w:del>
      <w:r w:rsidR="005E5027">
        <w:t>)</w:t>
      </w:r>
      <w:r w:rsidR="006F27A1">
        <w:t>, then install as admin or via Run Elevated</w:t>
      </w:r>
      <w:ins w:id="59" w:author="Lesley Bross" w:date="2020-09-30T11:26:00Z">
        <w:r w:rsidR="00041B3E">
          <w:t xml:space="preserve"> (USFS users)</w:t>
        </w:r>
      </w:ins>
      <w:r w:rsidR="006F27A1">
        <w:t>.</w:t>
      </w:r>
    </w:p>
    <w:p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BioSum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r>
              <w:rPr>
                <w:rFonts w:ascii="Times New Roman" w:hAnsi="Times New Roman" w:cs="Times New Roman"/>
                <w:color w:val="auto"/>
              </w:rPr>
              <w:t xml:space="preserve">BioSum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ins w:id="60" w:author="Lesley Bross" w:date="2020-09-30T11:28:00Z">
              <w:r w:rsidR="00355AA8">
                <w:rPr>
                  <w:rFonts w:ascii="Times New Roman" w:hAnsi="Times New Roman" w:cs="Times New Roman"/>
                  <w:color w:val="auto"/>
                </w:rPr>
                <w:t>Because the Forest Service network prohibits admin status, Forest Service users</w:t>
              </w:r>
            </w:ins>
            <w:ins w:id="61" w:author="Lesley Bross" w:date="2020-09-30T11:32:00Z">
              <w:r w:rsidR="00355AA8">
                <w:rPr>
                  <w:rFonts w:ascii="Times New Roman" w:hAnsi="Times New Roman" w:cs="Times New Roman"/>
                  <w:color w:val="auto"/>
                </w:rPr>
                <w:t xml:space="preserve"> should</w:t>
              </w:r>
            </w:ins>
            <w:ins w:id="62" w:author="Lesley Bross" w:date="2020-09-30T11:28:00Z">
              <w:r w:rsidR="00355AA8">
                <w:rPr>
                  <w:rFonts w:ascii="Times New Roman" w:hAnsi="Times New Roman" w:cs="Times New Roman"/>
                  <w:color w:val="auto"/>
                </w:rPr>
                <w:t xml:space="preserve"> refer to Appendix 2 for an alternative to ORACLE.</w:t>
              </w:r>
              <w:r w:rsidR="00355AA8">
                <w:rPr>
                  <w:rFonts w:ascii="Times New Roman" w:hAnsi="Times New Roman" w:cs="Times New Roman"/>
                  <w:color w:val="auto"/>
                </w:rPr>
                <w:br/>
              </w:r>
              <w:r w:rsidR="00355AA8">
                <w:rPr>
                  <w:rFonts w:ascii="Times New Roman" w:hAnsi="Times New Roman" w:cs="Times New Roman"/>
                  <w:color w:val="auto"/>
                </w:rPr>
                <w:br/>
              </w:r>
            </w:ins>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(32 bit</w:t>
            </w:r>
            <w:r w:rsidR="001041E3">
              <w:rPr>
                <w:rFonts w:ascii="Times New Roman" w:hAnsi="Times New Roman" w:cs="Times New Roman"/>
                <w:color w:val="auto"/>
              </w:rPr>
              <w:t>, a.k.a. i386</w:t>
            </w:r>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del w:id="63" w:author="Lesley Bross" w:date="2020-09-30T11:33:00Z">
        <w:r w:rsidDel="00355AA8">
          <w:rPr>
            <w:b/>
          </w:rPr>
          <w:delText xml:space="preserve">ADMINISTRATOR </w:delText>
        </w:r>
      </w:del>
      <w:ins w:id="64" w:author="Lesley Bross" w:date="2020-09-30T11:33:00Z">
        <w:r w:rsidR="00355AA8">
          <w:rPr>
            <w:b/>
          </w:rPr>
          <w:t>RUN ELEVATED</w:t>
        </w:r>
        <w:r w:rsidR="00355AA8">
          <w:rPr>
            <w:b/>
          </w:rPr>
          <w:t xml:space="preserve"> </w:t>
        </w:r>
      </w:ins>
      <w:r>
        <w:rPr>
          <w:b/>
        </w:rPr>
        <w:t>PRIVILEGES OVERVIEW</w:t>
      </w:r>
      <w:ins w:id="65" w:author="Lesley Bross" w:date="2020-09-30T11:33:00Z">
        <w:r w:rsidR="00355AA8">
          <w:rPr>
            <w:b/>
          </w:rPr>
          <w:t xml:space="preserve"> (</w:t>
        </w:r>
      </w:ins>
      <w:ins w:id="66" w:author="Lesley Bross" w:date="2020-09-30T11:34:00Z">
        <w:r w:rsidR="00355AA8">
          <w:rPr>
            <w:b/>
          </w:rPr>
          <w:t>Forest Service users)</w:t>
        </w:r>
      </w:ins>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w:t>
            </w:r>
            <w:del w:id="67" w:author="Lesley Bross" w:date="2020-09-30T11:45:00Z">
              <w:r w:rsidR="001041E3" w:rsidDel="007C409F">
                <w:rPr>
                  <w:rFonts w:ascii="Times New Roman" w:hAnsi="Times New Roman" w:cs="Times New Roman"/>
                  <w:color w:val="auto"/>
                </w:rPr>
                <w:delText xml:space="preserve">all of the </w:delText>
              </w:r>
            </w:del>
            <w:r w:rsidR="001041E3">
              <w:rPr>
                <w:rFonts w:ascii="Times New Roman" w:hAnsi="Times New Roman" w:cs="Times New Roman"/>
                <w:color w:val="auto"/>
              </w:rPr>
              <w:t xml:space="preserve">installation steps </w:t>
            </w:r>
            <w:ins w:id="68" w:author="Lesley Bross" w:date="2020-09-30T11:45:00Z">
              <w:r w:rsidR="007C409F">
                <w:rPr>
                  <w:rFonts w:ascii="Times New Roman" w:hAnsi="Times New Roman" w:cs="Times New Roman"/>
                  <w:color w:val="auto"/>
                </w:rPr>
                <w:t xml:space="preserve">requiring administrative privileges </w:t>
              </w:r>
            </w:ins>
            <w:del w:id="69" w:author="Lesley Bross" w:date="2020-09-30T11:45:00Z">
              <w:r w:rsidR="001041E3" w:rsidDel="007C409F">
                <w:rPr>
                  <w:rFonts w:ascii="Times New Roman" w:hAnsi="Times New Roman" w:cs="Times New Roman"/>
                  <w:color w:val="auto"/>
                </w:rPr>
                <w:delText>except for the installation of ORACLEXE (which is done once—the first time BioSum is installed on the computer),</w:delText>
              </w:r>
              <w:r w:rsidRPr="00950B5D" w:rsidDel="007C409F">
                <w:rPr>
                  <w:rFonts w:ascii="Times New Roman" w:hAnsi="Times New Roman" w:cs="Times New Roman"/>
                  <w:color w:val="auto"/>
                </w:rPr>
                <w:delText xml:space="preserve"> </w:delText>
              </w:r>
            </w:del>
            <w:r w:rsidRPr="00950B5D">
              <w:rPr>
                <w:rFonts w:ascii="Times New Roman" w:hAnsi="Times New Roman" w:cs="Times New Roman"/>
                <w:color w:val="auto"/>
              </w:rPr>
              <w:t xml:space="preserve">there are 2 </w:t>
            </w:r>
            <w:del w:id="70" w:author="Lesley Bross" w:date="2020-09-30T11:45:00Z">
              <w:r w:rsidRPr="00950B5D" w:rsidDel="007C409F">
                <w:rPr>
                  <w:rFonts w:ascii="Times New Roman" w:hAnsi="Times New Roman" w:cs="Times New Roman"/>
                  <w:color w:val="auto"/>
                </w:rPr>
                <w:delText>options</w:delText>
              </w:r>
            </w:del>
            <w:ins w:id="71" w:author="Lesley Bross" w:date="2020-09-30T11:45:00Z">
              <w:r w:rsidR="007C409F">
                <w:rPr>
                  <w:rFonts w:ascii="Times New Roman" w:hAnsi="Times New Roman" w:cs="Times New Roman"/>
                  <w:color w:val="auto"/>
                </w:rPr>
                <w:t>alternatives</w:t>
              </w:r>
            </w:ins>
            <w:r w:rsidRPr="00950B5D">
              <w:rPr>
                <w:rFonts w:ascii="Times New Roman" w:hAnsi="Times New Roman" w:cs="Times New Roman"/>
                <w:color w:val="auto"/>
              </w:rPr>
              <w:t xml:space="preserv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Del="007C409F" w:rsidRDefault="00D360E7" w:rsidP="007C409F">
            <w:pPr>
              <w:pStyle w:val="Default"/>
              <w:ind w:left="540" w:right="706"/>
              <w:rPr>
                <w:del w:id="72" w:author="Lesley Bross" w:date="2020-09-30T11:49:00Z"/>
                <w:rFonts w:ascii="Times New Roman" w:hAnsi="Times New Roman" w:cs="Times New Roman"/>
                <w:color w:val="auto"/>
              </w:rPr>
              <w:pPrChange w:id="73" w:author="Lesley Bross" w:date="2020-09-30T11:50:00Z">
                <w:pPr>
                  <w:pStyle w:val="Default"/>
                  <w:ind w:left="540" w:right="706"/>
                </w:pPr>
              </w:pPrChange>
            </w:pPr>
            <w:del w:id="74" w:author="Lesley Bross" w:date="2020-09-30T11:46:00Z">
              <w:r w:rsidRPr="007C409F" w:rsidDel="007C409F">
                <w:rPr>
                  <w:rFonts w:ascii="Times New Roman" w:hAnsi="Times New Roman" w:cs="Times New Roman"/>
                  <w:b/>
                  <w:color w:val="auto"/>
                  <w:rPrChange w:id="75" w:author="Lesley Bross" w:date="2020-09-30T11:47:00Z">
                    <w:rPr>
                      <w:rFonts w:ascii="Times New Roman" w:hAnsi="Times New Roman" w:cs="Times New Roman"/>
                      <w:color w:val="auto"/>
                    </w:rPr>
                  </w:rPrChange>
                </w:rPr>
                <w:delText>To install ORACLEXE</w:delText>
              </w:r>
              <w:r w:rsidR="00731585" w:rsidRPr="007C409F" w:rsidDel="007C409F">
                <w:rPr>
                  <w:rFonts w:ascii="Times New Roman" w:hAnsi="Times New Roman" w:cs="Times New Roman"/>
                  <w:b/>
                  <w:color w:val="auto"/>
                  <w:rPrChange w:id="76" w:author="Lesley Bross" w:date="2020-09-30T11:47:00Z">
                    <w:rPr>
                      <w:rFonts w:ascii="Times New Roman" w:hAnsi="Times New Roman" w:cs="Times New Roman"/>
                      <w:color w:val="auto"/>
                    </w:rPr>
                  </w:rPrChange>
                </w:rPr>
                <w:delText xml:space="preserve"> on a Forest Service computer for the first time</w:delText>
              </w:r>
              <w:r w:rsidR="00C00CD8" w:rsidRPr="007C409F" w:rsidDel="007C409F">
                <w:rPr>
                  <w:rFonts w:ascii="Times New Roman" w:hAnsi="Times New Roman" w:cs="Times New Roman"/>
                  <w:b/>
                  <w:color w:val="auto"/>
                  <w:rPrChange w:id="77" w:author="Lesley Bross" w:date="2020-09-30T11:47:00Z">
                    <w:rPr>
                      <w:rFonts w:ascii="Times New Roman" w:hAnsi="Times New Roman" w:cs="Times New Roman"/>
                      <w:color w:val="auto"/>
                    </w:rPr>
                  </w:rPrChange>
                </w:rPr>
                <w:delText xml:space="preserve"> (step 3)</w:delText>
              </w:r>
              <w:r w:rsidR="00731585" w:rsidRPr="007C409F" w:rsidDel="007C409F">
                <w:rPr>
                  <w:rFonts w:ascii="Times New Roman" w:hAnsi="Times New Roman" w:cs="Times New Roman"/>
                  <w:b/>
                  <w:color w:val="auto"/>
                  <w:rPrChange w:id="78" w:author="Lesley Bross" w:date="2020-09-30T11:47:00Z">
                    <w:rPr>
                      <w:rFonts w:ascii="Times New Roman" w:hAnsi="Times New Roman" w:cs="Times New Roman"/>
                      <w:color w:val="auto"/>
                    </w:rPr>
                  </w:rPrChange>
                </w:rPr>
                <w:delText xml:space="preserve">, </w:delText>
              </w:r>
              <w:r w:rsidR="00C00CD8" w:rsidRPr="007C409F" w:rsidDel="007C409F">
                <w:rPr>
                  <w:rFonts w:ascii="Times New Roman" w:hAnsi="Times New Roman" w:cs="Times New Roman"/>
                  <w:b/>
                  <w:color w:val="auto"/>
                  <w:rPrChange w:id="79" w:author="Lesley Bross" w:date="2020-09-30T11:47:00Z">
                    <w:rPr>
                      <w:rFonts w:ascii="Times New Roman" w:hAnsi="Times New Roman" w:cs="Times New Roman"/>
                      <w:color w:val="auto"/>
                    </w:rPr>
                  </w:rPrChange>
                </w:rPr>
                <w:delText xml:space="preserve">and to attain sufficient admin status to manage user account controls (step 1), </w:delText>
              </w:r>
              <w:r w:rsidR="00731585" w:rsidRPr="007C409F" w:rsidDel="007C409F">
                <w:rPr>
                  <w:rFonts w:ascii="Times New Roman" w:hAnsi="Times New Roman" w:cs="Times New Roman"/>
                  <w:b/>
                  <w:color w:val="auto"/>
                  <w:rPrChange w:id="80" w:author="Lesley Bross" w:date="2020-09-30T11:47:00Z">
                    <w:rPr>
                      <w:rFonts w:ascii="Times New Roman" w:hAnsi="Times New Roman" w:cs="Times New Roman"/>
                      <w:color w:val="auto"/>
                    </w:rPr>
                  </w:rPrChange>
                </w:rPr>
                <w:delText xml:space="preserve">users should first contact BioSum support at </w:delText>
              </w:r>
              <w:r w:rsidR="00FC40D5" w:rsidRPr="007C409F" w:rsidDel="007C409F">
                <w:rPr>
                  <w:b/>
                  <w:rPrChange w:id="81" w:author="Lesley Bross" w:date="2020-09-30T11:47:00Z">
                    <w:rPr/>
                  </w:rPrChange>
                </w:rPr>
                <w:fldChar w:fldCharType="begin"/>
              </w:r>
              <w:r w:rsidR="00FC40D5" w:rsidRPr="007C409F" w:rsidDel="007C409F">
                <w:rPr>
                  <w:b/>
                  <w:rPrChange w:id="82" w:author="Lesley Bross" w:date="2020-09-30T11:47:00Z">
                    <w:rPr/>
                  </w:rPrChange>
                </w:rPr>
                <w:delInstrText xml:space="preserve"> HYPERLINK "mailto:install@biosum.info" </w:delInstrText>
              </w:r>
              <w:r w:rsidR="00FC40D5" w:rsidRPr="007C409F" w:rsidDel="007C409F">
                <w:rPr>
                  <w:b/>
                  <w:rPrChange w:id="83" w:author="Lesley Bross" w:date="2020-09-30T11:47:00Z">
                    <w:rPr/>
                  </w:rPrChange>
                </w:rPr>
                <w:fldChar w:fldCharType="separate"/>
              </w:r>
              <w:r w:rsidR="00731585" w:rsidRPr="007C409F" w:rsidDel="007C409F">
                <w:rPr>
                  <w:rStyle w:val="Hyperlink"/>
                  <w:rFonts w:ascii="Times New Roman" w:hAnsi="Times New Roman" w:cs="Times New Roman"/>
                  <w:b/>
                  <w:rPrChange w:id="84" w:author="Lesley Bross" w:date="2020-09-30T11:47:00Z">
                    <w:rPr>
                      <w:rStyle w:val="Hyperlink"/>
                      <w:rFonts w:ascii="Times New Roman" w:hAnsi="Times New Roman" w:cs="Times New Roman"/>
                    </w:rPr>
                  </w:rPrChange>
                </w:rPr>
                <w:delText>install@biosum.info</w:delText>
              </w:r>
              <w:r w:rsidR="00FC40D5" w:rsidRPr="007C409F" w:rsidDel="007C409F">
                <w:rPr>
                  <w:rStyle w:val="Hyperlink"/>
                  <w:rFonts w:ascii="Times New Roman" w:hAnsi="Times New Roman" w:cs="Times New Roman"/>
                  <w:b/>
                  <w:rPrChange w:id="85" w:author="Lesley Bross" w:date="2020-09-30T11:47:00Z">
                    <w:rPr>
                      <w:rStyle w:val="Hyperlink"/>
                      <w:rFonts w:ascii="Times New Roman" w:hAnsi="Times New Roman" w:cs="Times New Roman"/>
                    </w:rPr>
                  </w:rPrChange>
                </w:rPr>
                <w:fldChar w:fldCharType="end"/>
              </w:r>
              <w:r w:rsidR="00731585" w:rsidRPr="007C409F" w:rsidDel="007C409F">
                <w:rPr>
                  <w:rFonts w:ascii="Times New Roman" w:hAnsi="Times New Roman" w:cs="Times New Roman"/>
                  <w:b/>
                  <w:color w:val="auto"/>
                  <w:rPrChange w:id="86" w:author="Lesley Bross" w:date="2020-09-30T11:47:00Z">
                    <w:rPr>
                      <w:rFonts w:ascii="Times New Roman" w:hAnsi="Times New Roman" w:cs="Times New Roman"/>
                      <w:color w:val="auto"/>
                    </w:rPr>
                  </w:rPrChange>
                </w:rPr>
                <w:delText xml:space="preserve"> to seek assistance. </w:delText>
              </w:r>
              <w:r w:rsidR="007866D7" w:rsidRPr="007C409F" w:rsidDel="007C409F">
                <w:rPr>
                  <w:rFonts w:ascii="Times New Roman" w:hAnsi="Times New Roman" w:cs="Times New Roman"/>
                  <w:b/>
                  <w:color w:val="auto"/>
                  <w:rPrChange w:id="87" w:author="Lesley Bross" w:date="2020-09-30T11:47:00Z">
                    <w:rPr>
                      <w:rFonts w:ascii="Times New Roman" w:hAnsi="Times New Roman" w:cs="Times New Roman"/>
                      <w:color w:val="auto"/>
                    </w:rPr>
                  </w:rPrChange>
                </w:rPr>
                <w:delText>Forest Service (FS) users should note that t</w:delText>
              </w:r>
              <w:r w:rsidR="00E0794C" w:rsidRPr="007C409F" w:rsidDel="007C409F">
                <w:rPr>
                  <w:rFonts w:ascii="Times New Roman" w:hAnsi="Times New Roman" w:cs="Times New Roman"/>
                  <w:b/>
                  <w:color w:val="auto"/>
                  <w:rPrChange w:id="88" w:author="Lesley Bross" w:date="2020-09-30T11:47:00Z">
                    <w:rPr>
                      <w:rFonts w:ascii="Times New Roman" w:hAnsi="Times New Roman" w:cs="Times New Roman"/>
                      <w:color w:val="auto"/>
                    </w:rPr>
                  </w:rPrChange>
                </w:rPr>
                <w:delText>he</w:delText>
              </w:r>
              <w:r w:rsidR="007866D7" w:rsidRPr="007C409F" w:rsidDel="007C409F">
                <w:rPr>
                  <w:rFonts w:ascii="Times New Roman" w:hAnsi="Times New Roman" w:cs="Times New Roman"/>
                  <w:b/>
                  <w:color w:val="auto"/>
                  <w:rPrChange w:id="89" w:author="Lesley Bross" w:date="2020-09-30T11:47:00Z">
                    <w:rPr>
                      <w:rFonts w:ascii="Times New Roman" w:hAnsi="Times New Roman" w:cs="Times New Roman"/>
                      <w:color w:val="auto"/>
                    </w:rPr>
                  </w:rPrChange>
                </w:rPr>
                <w:delText>se</w:delText>
              </w:r>
              <w:r w:rsidR="00E0794C" w:rsidRPr="007C409F" w:rsidDel="007C409F">
                <w:rPr>
                  <w:rFonts w:ascii="Times New Roman" w:hAnsi="Times New Roman" w:cs="Times New Roman"/>
                  <w:b/>
                  <w:color w:val="auto"/>
                  <w:rPrChange w:id="90" w:author="Lesley Bross" w:date="2020-09-30T11:47:00Z">
                    <w:rPr>
                      <w:rFonts w:ascii="Times New Roman" w:hAnsi="Times New Roman" w:cs="Times New Roman"/>
                      <w:color w:val="auto"/>
                    </w:rPr>
                  </w:rPrChange>
                </w:rPr>
                <w:delText xml:space="preserve"> instructions </w:delText>
              </w:r>
              <w:r w:rsidR="007866D7" w:rsidRPr="007C409F" w:rsidDel="007C409F">
                <w:rPr>
                  <w:rFonts w:ascii="Times New Roman" w:hAnsi="Times New Roman" w:cs="Times New Roman"/>
                  <w:b/>
                  <w:color w:val="auto"/>
                  <w:rPrChange w:id="91" w:author="Lesley Bross" w:date="2020-09-30T11:47:00Z">
                    <w:rPr>
                      <w:rFonts w:ascii="Times New Roman" w:hAnsi="Times New Roman" w:cs="Times New Roman"/>
                      <w:color w:val="auto"/>
                    </w:rPr>
                  </w:rPrChange>
                </w:rPr>
                <w:delText xml:space="preserve">do not yet </w:delText>
              </w:r>
              <w:r w:rsidR="001041E3" w:rsidRPr="007C409F" w:rsidDel="007C409F">
                <w:rPr>
                  <w:rFonts w:ascii="Times New Roman" w:hAnsi="Times New Roman" w:cs="Times New Roman"/>
                  <w:b/>
                  <w:color w:val="auto"/>
                  <w:rPrChange w:id="92" w:author="Lesley Bross" w:date="2020-09-30T11:47:00Z">
                    <w:rPr>
                      <w:rFonts w:ascii="Times New Roman" w:hAnsi="Times New Roman" w:cs="Times New Roman"/>
                      <w:color w:val="auto"/>
                    </w:rPr>
                  </w:rPrChange>
                </w:rPr>
                <w:delText xml:space="preserve">fully </w:delText>
              </w:r>
              <w:r w:rsidR="007866D7" w:rsidRPr="007C409F" w:rsidDel="007C409F">
                <w:rPr>
                  <w:rFonts w:ascii="Times New Roman" w:hAnsi="Times New Roman" w:cs="Times New Roman"/>
                  <w:b/>
                  <w:color w:val="auto"/>
                  <w:rPrChange w:id="93" w:author="Lesley Bross" w:date="2020-09-30T11:47:00Z">
                    <w:rPr>
                      <w:rFonts w:ascii="Times New Roman" w:hAnsi="Times New Roman" w:cs="Times New Roman"/>
                      <w:color w:val="auto"/>
                    </w:rPr>
                  </w:rPrChange>
                </w:rPr>
                <w:delText xml:space="preserve">account for </w:delText>
              </w:r>
              <w:r w:rsidR="00E0794C" w:rsidRPr="007C409F" w:rsidDel="007C409F">
                <w:rPr>
                  <w:rFonts w:ascii="Times New Roman" w:hAnsi="Times New Roman" w:cs="Times New Roman"/>
                  <w:b/>
                  <w:color w:val="auto"/>
                  <w:rPrChange w:id="94" w:author="Lesley Bross" w:date="2020-09-30T11:47:00Z">
                    <w:rPr>
                      <w:rFonts w:ascii="Times New Roman" w:hAnsi="Times New Roman" w:cs="Times New Roman"/>
                      <w:color w:val="auto"/>
                    </w:rPr>
                  </w:rPrChange>
                </w:rPr>
                <w:delText xml:space="preserve">FS computers that now only allow admin privileges using the Powerbroker software. </w:delText>
              </w:r>
            </w:del>
            <w:r w:rsidR="00E0794C" w:rsidRPr="007C409F">
              <w:rPr>
                <w:rFonts w:ascii="Times New Roman" w:hAnsi="Times New Roman" w:cs="Times New Roman"/>
                <w:b/>
                <w:color w:val="auto"/>
                <w:rPrChange w:id="95" w:author="Lesley Bross" w:date="2020-09-30T11:47:00Z">
                  <w:rPr>
                    <w:rFonts w:ascii="Times New Roman" w:hAnsi="Times New Roman" w:cs="Times New Roman"/>
                    <w:color w:val="auto"/>
                  </w:rPr>
                </w:rPrChange>
              </w:rPr>
              <w:t>&lt;Install Elevated&gt;</w:t>
            </w:r>
            <w:r w:rsidR="00E0794C" w:rsidRPr="00950B5D">
              <w:rPr>
                <w:rFonts w:ascii="Times New Roman" w:hAnsi="Times New Roman" w:cs="Times New Roman"/>
                <w:color w:val="auto"/>
              </w:rPr>
              <w:t xml:space="preserve"> and </w:t>
            </w:r>
            <w:r w:rsidR="00E0794C" w:rsidRPr="007C409F">
              <w:rPr>
                <w:rFonts w:ascii="Times New Roman" w:hAnsi="Times New Roman" w:cs="Times New Roman"/>
                <w:b/>
                <w:color w:val="auto"/>
                <w:rPrChange w:id="96" w:author="Lesley Bross" w:date="2020-09-30T11:47:00Z">
                  <w:rPr>
                    <w:rFonts w:ascii="Times New Roman" w:hAnsi="Times New Roman" w:cs="Times New Roman"/>
                    <w:color w:val="auto"/>
                  </w:rPr>
                </w:rPrChange>
              </w:rPr>
              <w:t>&lt;Run Elevated&gt;</w:t>
            </w:r>
            <w:r w:rsidR="00E0794C" w:rsidRPr="00950B5D">
              <w:rPr>
                <w:rFonts w:ascii="Times New Roman" w:hAnsi="Times New Roman" w:cs="Times New Roman"/>
                <w:color w:val="auto"/>
              </w:rPr>
              <w:t xml:space="preserve"> are </w:t>
            </w:r>
            <w:ins w:id="97" w:author="Lesley Bross" w:date="2020-09-30T11:50:00Z">
              <w:r w:rsidR="007C409F">
                <w:rPr>
                  <w:rFonts w:ascii="Times New Roman" w:hAnsi="Times New Roman" w:cs="Times New Roman"/>
                  <w:color w:val="auto"/>
                </w:rPr>
                <w:t xml:space="preserve">the </w:t>
              </w:r>
            </w:ins>
            <w:ins w:id="98" w:author="Lesley Bross" w:date="2020-09-30T11:51:00Z">
              <w:r w:rsidR="007C409F">
                <w:rPr>
                  <w:rFonts w:ascii="Times New Roman" w:hAnsi="Times New Roman" w:cs="Times New Roman"/>
                  <w:color w:val="auto"/>
                </w:rPr>
                <w:t xml:space="preserve">Forest Service </w:t>
              </w:r>
            </w:ins>
            <w:r w:rsidR="00E0794C" w:rsidRPr="00950B5D">
              <w:rPr>
                <w:rFonts w:ascii="Times New Roman" w:hAnsi="Times New Roman" w:cs="Times New Roman"/>
                <w:color w:val="auto"/>
              </w:rPr>
              <w:t>Powerbroker options</w:t>
            </w:r>
            <w:ins w:id="99" w:author="Lesley Bross" w:date="2020-09-30T11:50:00Z">
              <w:r w:rsidR="007C409F">
                <w:rPr>
                  <w:rFonts w:ascii="Times New Roman" w:hAnsi="Times New Roman" w:cs="Times New Roman"/>
                  <w:color w:val="auto"/>
                </w:rPr>
                <w:t xml:space="preserve"> </w:t>
              </w:r>
            </w:ins>
            <w:del w:id="100" w:author="Lesley Bross" w:date="2020-09-30T11:50:00Z">
              <w:r w:rsidR="001041E3" w:rsidDel="007C409F">
                <w:rPr>
                  <w:rFonts w:ascii="Times New Roman" w:hAnsi="Times New Roman" w:cs="Times New Roman"/>
                  <w:color w:val="auto"/>
                </w:rPr>
                <w:delText>, and</w:delText>
              </w:r>
            </w:del>
            <w:ins w:id="101" w:author="Lesley Bross" w:date="2020-09-30T11:50:00Z">
              <w:r w:rsidR="007C409F">
                <w:rPr>
                  <w:rFonts w:ascii="Times New Roman" w:hAnsi="Times New Roman" w:cs="Times New Roman"/>
                  <w:color w:val="auto"/>
                </w:rPr>
                <w:t>that</w:t>
              </w:r>
            </w:ins>
            <w:r w:rsidR="001041E3">
              <w:rPr>
                <w:rFonts w:ascii="Times New Roman" w:hAnsi="Times New Roman" w:cs="Times New Roman"/>
                <w:color w:val="auto"/>
              </w:rPr>
              <w:t xml:space="preserve"> should be used for </w:t>
            </w:r>
            <w:del w:id="102" w:author="Lesley Bross" w:date="2020-09-30T11:47:00Z">
              <w:r w:rsidR="001041E3" w:rsidDel="007C409F">
                <w:rPr>
                  <w:rFonts w:ascii="Times New Roman" w:hAnsi="Times New Roman" w:cs="Times New Roman"/>
                  <w:color w:val="auto"/>
                </w:rPr>
                <w:delText xml:space="preserve">every </w:delText>
              </w:r>
            </w:del>
            <w:ins w:id="103" w:author="Lesley Bross" w:date="2020-09-30T11:48:00Z">
              <w:r w:rsidR="007C409F">
                <w:rPr>
                  <w:rFonts w:ascii="Times New Roman" w:hAnsi="Times New Roman" w:cs="Times New Roman"/>
                  <w:color w:val="auto"/>
                </w:rPr>
                <w:t xml:space="preserve">elements of the installation process </w:t>
              </w:r>
            </w:ins>
            <w:ins w:id="104" w:author="Lesley Bross" w:date="2020-09-30T11:50:00Z">
              <w:r w:rsidR="007C409F">
                <w:rPr>
                  <w:rFonts w:ascii="Times New Roman" w:hAnsi="Times New Roman" w:cs="Times New Roman"/>
                  <w:color w:val="auto"/>
                </w:rPr>
                <w:t>requiring</w:t>
              </w:r>
            </w:ins>
            <w:del w:id="105" w:author="Lesley Bross" w:date="2020-09-30T11:48:00Z">
              <w:r w:rsidR="001041E3" w:rsidDel="007C409F">
                <w:rPr>
                  <w:rFonts w:ascii="Times New Roman" w:hAnsi="Times New Roman" w:cs="Times New Roman"/>
                  <w:color w:val="auto"/>
                </w:rPr>
                <w:delText>installation step</w:delText>
              </w:r>
            </w:del>
            <w:del w:id="106" w:author="Lesley Bross" w:date="2020-09-30T11:49:00Z">
              <w:r w:rsidR="00731585" w:rsidDel="007C409F">
                <w:rPr>
                  <w:rFonts w:ascii="Times New Roman" w:hAnsi="Times New Roman" w:cs="Times New Roman"/>
                  <w:color w:val="auto"/>
                </w:rPr>
                <w:delText xml:space="preserve"> </w:delText>
              </w:r>
            </w:del>
            <w:del w:id="107" w:author="Lesley Bross" w:date="2020-09-30T11:47:00Z">
              <w:r w:rsidR="00731585" w:rsidDel="007C409F">
                <w:rPr>
                  <w:rFonts w:ascii="Times New Roman" w:hAnsi="Times New Roman" w:cs="Times New Roman"/>
                  <w:color w:val="auto"/>
                </w:rPr>
                <w:delText>(except the ORACELEXE installation</w:delText>
              </w:r>
              <w:r w:rsidR="00C00CD8" w:rsidDel="007C409F">
                <w:rPr>
                  <w:rFonts w:ascii="Times New Roman" w:hAnsi="Times New Roman" w:cs="Times New Roman"/>
                  <w:color w:val="auto"/>
                </w:rPr>
                <w:delText xml:space="preserve"> and UAC setting</w:delText>
              </w:r>
              <w:r w:rsidR="00731585" w:rsidDel="007C409F">
                <w:rPr>
                  <w:rFonts w:ascii="Times New Roman" w:hAnsi="Times New Roman" w:cs="Times New Roman"/>
                  <w:color w:val="auto"/>
                </w:rPr>
                <w:delText>, which requires a different level of administrative access than is possible with elevated status)</w:delText>
              </w:r>
              <w:r w:rsidR="00E0794C" w:rsidRPr="00950B5D" w:rsidDel="007C409F">
                <w:rPr>
                  <w:rFonts w:ascii="Times New Roman" w:hAnsi="Times New Roman" w:cs="Times New Roman"/>
                  <w:color w:val="auto"/>
                </w:rPr>
                <w:delText xml:space="preserve">. </w:delText>
              </w:r>
            </w:del>
          </w:p>
          <w:p w:rsidR="007866D7" w:rsidRPr="00950B5D" w:rsidDel="007C409F" w:rsidRDefault="007866D7" w:rsidP="007C409F">
            <w:pPr>
              <w:pStyle w:val="Default"/>
              <w:ind w:left="540" w:right="706"/>
              <w:rPr>
                <w:del w:id="108" w:author="Lesley Bross" w:date="2020-09-30T11:49:00Z"/>
                <w:rFonts w:ascii="Times New Roman" w:hAnsi="Times New Roman" w:cs="Times New Roman"/>
                <w:color w:val="auto"/>
              </w:rPr>
              <w:pPrChange w:id="109" w:author="Lesley Bross" w:date="2020-09-30T11:50:00Z">
                <w:pPr>
                  <w:pStyle w:val="Default"/>
                  <w:ind w:left="540" w:right="706"/>
                </w:pPr>
              </w:pPrChange>
            </w:pPr>
          </w:p>
          <w:p w:rsidR="00E0794C" w:rsidRDefault="00E0794C" w:rsidP="007C409F">
            <w:pPr>
              <w:pStyle w:val="Default"/>
              <w:ind w:left="540" w:right="706"/>
              <w:rPr>
                <w:rFonts w:ascii="Times New Roman" w:hAnsi="Times New Roman" w:cs="Times New Roman"/>
                <w:color w:val="auto"/>
              </w:rPr>
              <w:pPrChange w:id="110" w:author="Lesley Bross" w:date="2020-09-30T11:50:00Z">
                <w:pPr>
                  <w:pStyle w:val="Default"/>
                  <w:ind w:left="540" w:right="706"/>
                </w:pPr>
              </w:pPrChange>
            </w:pPr>
            <w:del w:id="111" w:author="Lesley Bross" w:date="2020-09-30T11:49:00Z">
              <w:r w:rsidRPr="00950B5D" w:rsidDel="007C409F">
                <w:rPr>
                  <w:rFonts w:ascii="Times New Roman" w:hAnsi="Times New Roman" w:cs="Times New Roman"/>
                  <w:color w:val="auto"/>
                </w:rPr>
                <w:delText xml:space="preserve">All other elements of the installation process </w:delText>
              </w:r>
              <w:r w:rsidR="001041E3" w:rsidDel="007C409F">
                <w:rPr>
                  <w:rFonts w:ascii="Times New Roman" w:hAnsi="Times New Roman" w:cs="Times New Roman"/>
                  <w:color w:val="auto"/>
                </w:rPr>
                <w:delText xml:space="preserve">also </w:delText>
              </w:r>
              <w:r w:rsidR="009C6305" w:rsidDel="007C409F">
                <w:rPr>
                  <w:rFonts w:ascii="Times New Roman" w:hAnsi="Times New Roman" w:cs="Times New Roman"/>
                  <w:color w:val="auto"/>
                </w:rPr>
                <w:delText>r</w:delText>
              </w:r>
            </w:del>
            <w:del w:id="112" w:author="Lesley Bross" w:date="2020-09-30T11:50:00Z">
              <w:r w:rsidR="009C6305" w:rsidDel="007C409F">
                <w:rPr>
                  <w:rFonts w:ascii="Times New Roman" w:hAnsi="Times New Roman" w:cs="Times New Roman"/>
                  <w:color w:val="auto"/>
                </w:rPr>
                <w:delText>equire</w:delText>
              </w:r>
            </w:del>
            <w:r w:rsidRPr="00950B5D">
              <w:rPr>
                <w:rFonts w:ascii="Times New Roman" w:hAnsi="Times New Roman" w:cs="Times New Roman"/>
                <w:color w:val="auto"/>
              </w:rPr>
              <w:t xml:space="preserve"> </w:t>
            </w:r>
            <w:proofErr w:type="gramStart"/>
            <w:r w:rsidRPr="00950B5D">
              <w:rPr>
                <w:rFonts w:ascii="Times New Roman" w:hAnsi="Times New Roman" w:cs="Times New Roman"/>
                <w:color w:val="auto"/>
              </w:rPr>
              <w:t>execut</w:t>
            </w:r>
            <w:r w:rsidR="009C6305">
              <w:rPr>
                <w:rFonts w:ascii="Times New Roman" w:hAnsi="Times New Roman" w:cs="Times New Roman"/>
                <w:color w:val="auto"/>
              </w:rPr>
              <w:t>ion</w:t>
            </w:r>
            <w:proofErr w:type="gramEnd"/>
            <w:r w:rsidRPr="00950B5D">
              <w:rPr>
                <w:rFonts w:ascii="Times New Roman" w:hAnsi="Times New Roman" w:cs="Times New Roman"/>
                <w:color w:val="auto"/>
              </w:rPr>
              <w:t xml:space="preserve"> as an admin level user</w:t>
            </w:r>
            <w:ins w:id="113" w:author="Lesley Bross" w:date="2020-09-30T11:50:00Z">
              <w:r w:rsidR="007C409F">
                <w:rPr>
                  <w:rFonts w:ascii="Times New Roman" w:hAnsi="Times New Roman" w:cs="Times New Roman"/>
                  <w:color w:val="auto"/>
                </w:rPr>
                <w:t>.</w:t>
              </w:r>
            </w:ins>
            <w:del w:id="114" w:author="Lesley Bross" w:date="2020-09-30T11:50:00Z">
              <w:r w:rsidRPr="00950B5D" w:rsidDel="007C409F">
                <w:rPr>
                  <w:rFonts w:ascii="Times New Roman" w:hAnsi="Times New Roman" w:cs="Times New Roman"/>
                  <w:color w:val="auto"/>
                </w:rPr>
                <w:delText>,</w:delText>
              </w:r>
            </w:del>
            <w:del w:id="115" w:author="Lesley Bross" w:date="2020-09-30T11:52:00Z">
              <w:r w:rsidRPr="00950B5D" w:rsidDel="007C409F">
                <w:rPr>
                  <w:rFonts w:ascii="Times New Roman" w:hAnsi="Times New Roman" w:cs="Times New Roman"/>
                  <w:color w:val="auto"/>
                </w:rPr>
                <w:delText xml:space="preserve"> especially the Install_FCS.bat, regedit, and odbcad32.exe steps. </w:delText>
              </w:r>
              <w:r w:rsidR="001041E3" w:rsidDel="007C409F">
                <w:rPr>
                  <w:rFonts w:ascii="Times New Roman" w:hAnsi="Times New Roman" w:cs="Times New Roman"/>
                  <w:color w:val="auto"/>
                </w:rPr>
                <w:delText>The run elevated option grants sufficient admin status for these on F</w:delText>
              </w:r>
              <w:r w:rsidR="00444290" w:rsidDel="007C409F">
                <w:rPr>
                  <w:rFonts w:ascii="Times New Roman" w:hAnsi="Times New Roman" w:cs="Times New Roman"/>
                  <w:color w:val="auto"/>
                </w:rPr>
                <w:delText>orest Service</w:delText>
              </w:r>
              <w:r w:rsidR="001041E3" w:rsidDel="007C409F">
                <w:rPr>
                  <w:rFonts w:ascii="Times New Roman" w:hAnsi="Times New Roman" w:cs="Times New Roman"/>
                  <w:color w:val="auto"/>
                </w:rPr>
                <w:delText xml:space="preserve"> computers.</w:delText>
              </w:r>
            </w:del>
          </w:p>
          <w:p w:rsidR="007866D7" w:rsidRPr="00950B5D" w:rsidDel="007C409F" w:rsidRDefault="007866D7" w:rsidP="00950B5D">
            <w:pPr>
              <w:pStyle w:val="Default"/>
              <w:ind w:left="540" w:right="706"/>
              <w:rPr>
                <w:del w:id="116" w:author="Lesley Bross" w:date="2020-09-30T11:52:00Z"/>
                <w:rFonts w:ascii="Times New Roman" w:hAnsi="Times New Roman" w:cs="Times New Roman"/>
                <w:color w:val="auto"/>
              </w:rPr>
            </w:pPr>
          </w:p>
          <w:p w:rsidR="00E0794C" w:rsidDel="007C409F" w:rsidRDefault="00E0794C" w:rsidP="007C409F">
            <w:pPr>
              <w:pStyle w:val="Default"/>
              <w:ind w:right="706"/>
              <w:rPr>
                <w:del w:id="117" w:author="Lesley Bross" w:date="2020-09-30T11:52:00Z"/>
                <w:rFonts w:ascii="Times New Roman" w:hAnsi="Times New Roman" w:cs="Times New Roman"/>
                <w:color w:val="auto"/>
              </w:rPr>
              <w:pPrChange w:id="118" w:author="Lesley Bross" w:date="2020-09-30T11:52:00Z">
                <w:pPr>
                  <w:pStyle w:val="Default"/>
                  <w:ind w:left="540" w:right="706"/>
                </w:pPr>
              </w:pPrChange>
            </w:pPr>
            <w:del w:id="119" w:author="Lesley Bross" w:date="2020-09-30T11:52:00Z">
              <w:r w:rsidRPr="00950B5D" w:rsidDel="007C409F">
                <w:rPr>
                  <w:rFonts w:ascii="Times New Roman" w:hAnsi="Times New Roman" w:cs="Times New Roman"/>
                  <w:color w:val="auto"/>
                </w:rPr>
                <w:delText xml:space="preserve">If there is a possibility that different user accounts on the computer will run BioSum, it is strongly advised to define the ODBC entries as SYSTEM DSN and not USER DSN settings. </w:delText>
              </w:r>
            </w:del>
          </w:p>
          <w:p w:rsidR="007866D7" w:rsidRPr="00950B5D" w:rsidRDefault="007866D7" w:rsidP="007C409F">
            <w:pPr>
              <w:pStyle w:val="Default"/>
              <w:ind w:right="706"/>
              <w:rPr>
                <w:rFonts w:ascii="Times New Roman" w:hAnsi="Times New Roman" w:cs="Times New Roman"/>
                <w:color w:val="auto"/>
              </w:rPr>
              <w:pPrChange w:id="120" w:author="Lesley Bross" w:date="2020-09-30T11:52:00Z">
                <w:pPr>
                  <w:pStyle w:val="Default"/>
                  <w:ind w:left="540" w:right="706"/>
                </w:pPr>
              </w:pPrChange>
            </w:pPr>
          </w:p>
          <w:p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ins w:id="121" w:author="Lesley Bross" w:date="2020-09-30T11:53:00Z">
              <w:r w:rsidR="007C409F">
                <w:rPr>
                  <w:rFonts w:ascii="Times New Roman" w:hAnsi="Times New Roman" w:cs="Times New Roman"/>
                  <w:color w:val="auto"/>
                </w:rPr>
                <w:t xml:space="preserve"> (non-Forest Service users)</w:t>
              </w:r>
            </w:ins>
            <w:r w:rsidRPr="00950B5D">
              <w:rPr>
                <w:rFonts w:ascii="Times New Roman" w:hAnsi="Times New Roman" w:cs="Times New Roman"/>
                <w:color w:val="auto"/>
              </w:rPr>
              <w:t xml:space="preserve">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rsidP="0049723D">
            <w:pPr>
              <w:tabs>
                <w:tab w:val="left" w:pos="2160"/>
              </w:tabs>
              <w:ind w:left="720" w:right="706"/>
              <w:pPrChange w:id="122" w:author="Lesley Bross" w:date="2020-09-30T11:57:00Z">
                <w:pPr>
                  <w:tabs>
                    <w:tab w:val="left" w:pos="2160"/>
                  </w:tabs>
                  <w:ind w:left="720" w:right="706"/>
                </w:pPr>
              </w:pPrChange>
            </w:pPr>
            <w:r w:rsidRPr="00E64D92">
              <w:t>When defining the ODBC entries make sure ODBCAD32.EXE is started from the c:\windows\</w:t>
            </w:r>
            <w:del w:id="123" w:author="Lesley Bross" w:date="2020-09-30T11:57:00Z">
              <w:r w:rsidRPr="00E64D92" w:rsidDel="0049723D">
                <w:delText xml:space="preserve">SYSWOW64 </w:delText>
              </w:r>
            </w:del>
            <w:ins w:id="124" w:author="Lesley Bross" w:date="2020-09-30T11:57:00Z">
              <w:r w:rsidR="0049723D">
                <w:t>System32</w:t>
              </w:r>
              <w:r w:rsidR="0049723D" w:rsidRPr="00E64D92">
                <w:t xml:space="preserve"> </w:t>
              </w:r>
            </w:ins>
            <w:r w:rsidRPr="00E64D92">
              <w:t xml:space="preserve">folder, as </w:t>
            </w:r>
            <w:del w:id="125" w:author="Lesley Bross" w:date="2020-09-30T11:57:00Z">
              <w:r w:rsidRPr="00E64D92" w:rsidDel="0049723D">
                <w:delText xml:space="preserve">an admin </w:delText>
              </w:r>
              <w:r w:rsidR="00731585" w:rsidDel="0049723D">
                <w:delText xml:space="preserve">privileged </w:delText>
              </w:r>
              <w:r w:rsidRPr="00E64D92" w:rsidDel="0049723D">
                <w:delText>user</w:delText>
              </w:r>
            </w:del>
            <w:ins w:id="126" w:author="Lesley Bross" w:date="2020-09-30T11:57:00Z">
              <w:r w:rsidR="0049723D">
                <w:t xml:space="preserve">a user with admin privileges. Note that the System32 folder contains the 64-bit </w:t>
              </w:r>
            </w:ins>
            <w:ins w:id="127" w:author="Lesley Bross" w:date="2020-09-30T11:58:00Z">
              <w:r w:rsidR="0049723D">
                <w:t>ODBC Data Source Administrator.</w:t>
              </w:r>
            </w:ins>
            <w:del w:id="128" w:author="Lesley Bross" w:date="2020-09-30T11:57:00Z">
              <w:r w:rsidR="00731585" w:rsidDel="0049723D">
                <w:delText xml:space="preserve"> (or via the Run Elevated option)</w:delText>
              </w:r>
              <w:r w:rsidRPr="00E64D92" w:rsidDel="0049723D">
                <w:delText>.</w:delText>
              </w:r>
            </w:del>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C00CD8" w:rsidRDefault="00C00CD8">
      <w:pPr>
        <w:rPr>
          <w:b/>
          <w:sz w:val="28"/>
        </w:rPr>
      </w:pPr>
      <w:r>
        <w:rPr>
          <w:b/>
          <w:sz w:val="28"/>
        </w:rPr>
        <w:br w:type="page"/>
      </w:r>
    </w:p>
    <w:p w:rsidR="00AC5DB0" w:rsidRDefault="009A2C6C" w:rsidP="00AC5DB0">
      <w:pPr>
        <w:tabs>
          <w:tab w:val="left" w:pos="720"/>
        </w:tabs>
        <w:ind w:left="720" w:right="720" w:hanging="90"/>
        <w:rPr>
          <w:b/>
          <w:sz w:val="28"/>
        </w:rPr>
      </w:pPr>
      <w:r w:rsidRPr="009A2C6C">
        <w:rPr>
          <w:b/>
          <w:sz w:val="28"/>
        </w:rPr>
        <w:lastRenderedPageBreak/>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AC5DB0" w:rsidDel="00D17DF1" w:rsidRDefault="00AC5DB0" w:rsidP="00D17DF1">
      <w:pPr>
        <w:pStyle w:val="ListParagraph"/>
        <w:numPr>
          <w:ilvl w:val="0"/>
          <w:numId w:val="11"/>
        </w:numPr>
        <w:rPr>
          <w:del w:id="129" w:author="Lesley Bross" w:date="2020-09-30T12:01:00Z"/>
        </w:rPr>
        <w:pPrChange w:id="130" w:author="Lesley Bross" w:date="2020-09-30T12:02:00Z">
          <w:pPr>
            <w:numPr>
              <w:numId w:val="3"/>
            </w:numPr>
            <w:tabs>
              <w:tab w:val="left" w:pos="720"/>
            </w:tabs>
            <w:ind w:left="1080" w:right="720" w:hanging="360"/>
          </w:pPr>
        </w:pPrChange>
      </w:pPr>
      <w:r>
        <w:t>Login to your computer as an administrator</w:t>
      </w:r>
      <w:del w:id="131" w:author="Lesley Bross" w:date="2020-09-30T12:01:00Z">
        <w:r w:rsidDel="00D17DF1">
          <w:delText>.</w:delText>
        </w:r>
        <w:r w:rsidR="00D360E7" w:rsidDel="00D17DF1">
          <w:delText xml:space="preserve"> </w:delText>
        </w:r>
      </w:del>
      <w:del w:id="132" w:author="Lesley Bross" w:date="2020-09-30T11:59:00Z">
        <w:r w:rsidR="006F27A1" w:rsidDel="00B0274A">
          <w:delText xml:space="preserve">Forest Service users should first contact BioSum support at </w:delText>
        </w:r>
        <w:r w:rsidR="00FC40D5" w:rsidDel="00B0274A">
          <w:fldChar w:fldCharType="begin"/>
        </w:r>
        <w:r w:rsidR="00FC40D5" w:rsidDel="00B0274A">
          <w:delInstrText xml:space="preserve"> HYPERLINK "mailto:install@biosum.info" </w:delInstrText>
        </w:r>
        <w:r w:rsidR="00FC40D5" w:rsidDel="00B0274A">
          <w:fldChar w:fldCharType="separate"/>
        </w:r>
        <w:r w:rsidR="006F27A1" w:rsidRPr="00370D4B" w:rsidDel="00B0274A">
          <w:rPr>
            <w:rStyle w:val="Hyperlink"/>
          </w:rPr>
          <w:delText>install@biosum.info</w:delText>
        </w:r>
        <w:r w:rsidR="00FC40D5" w:rsidDel="00B0274A">
          <w:rPr>
            <w:rStyle w:val="Hyperlink"/>
          </w:rPr>
          <w:fldChar w:fldCharType="end"/>
        </w:r>
        <w:r w:rsidR="006F27A1" w:rsidDel="00B0274A">
          <w:delText xml:space="preserve"> for assistance</w:delText>
        </w:r>
      </w:del>
    </w:p>
    <w:p w:rsidR="00AC5DB0" w:rsidDel="00B0274A" w:rsidRDefault="006F27A1" w:rsidP="00D17DF1">
      <w:pPr>
        <w:pStyle w:val="ListParagraph"/>
        <w:rPr>
          <w:del w:id="133" w:author="Lesley Bross" w:date="2020-09-30T11:59:00Z"/>
        </w:rPr>
        <w:pPrChange w:id="134" w:author="Lesley Bross" w:date="2020-09-30T12:02:00Z">
          <w:pPr>
            <w:numPr>
              <w:numId w:val="3"/>
            </w:numPr>
            <w:tabs>
              <w:tab w:val="left" w:pos="720"/>
            </w:tabs>
            <w:ind w:left="1080" w:right="720" w:hanging="360"/>
          </w:pPr>
        </w:pPrChange>
      </w:pPr>
      <w:del w:id="135" w:author="Lesley Bross" w:date="2020-09-30T11:59:00Z">
        <w:r w:rsidDel="00B0274A">
          <w:delText>T</w:delText>
        </w:r>
        <w:r w:rsidR="007866D7" w:rsidDel="00B0274A">
          <w:delText xml:space="preserve">urn off </w:delText>
        </w:r>
        <w:r w:rsidR="00AC5DB0" w:rsidDel="00B0274A">
          <w:delText>User Account Control</w:delText>
        </w:r>
        <w:r w:rsidR="007866D7" w:rsidDel="00B0274A">
          <w:delText xml:space="preserve">s </w:delText>
        </w:r>
        <w:r w:rsidR="00AC5DB0" w:rsidDel="00B0274A">
          <w:delText>(UAC)</w:delText>
        </w:r>
        <w:r w:rsidDel="00B0274A">
          <w:delText xml:space="preserve"> for the ORACLEXE installation. They can be re-enabled after installation is successful by reversing the actions in this step</w:delText>
        </w:r>
        <w:r w:rsidR="007866D7" w:rsidDel="00B0274A">
          <w:delText>:</w:delText>
        </w:r>
      </w:del>
    </w:p>
    <w:tbl>
      <w:tblPr>
        <w:tblStyle w:val="TableGrid"/>
        <w:tblW w:w="0" w:type="auto"/>
        <w:tblInd w:w="720" w:type="dxa"/>
        <w:tblLook w:val="04A0" w:firstRow="1" w:lastRow="0" w:firstColumn="1" w:lastColumn="0" w:noHBand="0" w:noVBand="1"/>
      </w:tblPr>
      <w:tblGrid>
        <w:gridCol w:w="5259"/>
        <w:gridCol w:w="5157"/>
      </w:tblGrid>
      <w:tr w:rsidR="00C00CD8" w:rsidDel="00B0274A" w:rsidTr="00731585">
        <w:trPr>
          <w:del w:id="136" w:author="Lesley Bross" w:date="2020-09-30T12:00:00Z"/>
        </w:trPr>
        <w:tc>
          <w:tcPr>
            <w:tcW w:w="5568" w:type="dxa"/>
          </w:tcPr>
          <w:p w:rsidR="00731585" w:rsidDel="00B0274A" w:rsidRDefault="00C00CD8" w:rsidP="00D17DF1">
            <w:pPr>
              <w:pStyle w:val="ListParagraph"/>
              <w:rPr>
                <w:del w:id="137" w:author="Lesley Bross" w:date="2020-09-30T12:00:00Z"/>
              </w:rPr>
              <w:pPrChange w:id="138" w:author="Lesley Bross" w:date="2020-09-30T12:02:00Z">
                <w:pPr>
                  <w:tabs>
                    <w:tab w:val="left" w:pos="720"/>
                  </w:tabs>
                  <w:ind w:right="720"/>
                </w:pPr>
              </w:pPrChange>
            </w:pPr>
            <w:del w:id="139" w:author="Lesley Bross" w:date="2020-09-30T12:00:00Z">
              <w:r w:rsidDel="00B0274A">
                <w:rPr>
                  <w:noProof/>
                </w:rPr>
                <mc:AlternateContent>
                  <mc:Choice Requires="wps">
                    <w:drawing>
                      <wp:anchor distT="0" distB="0" distL="114300" distR="114300" simplePos="0" relativeHeight="251691008" behindDoc="0" locked="0" layoutInCell="1" allowOverlap="1" wp14:anchorId="55E2482C" wp14:editId="64F7A775">
                        <wp:simplePos x="0" y="0"/>
                        <wp:positionH relativeFrom="column">
                          <wp:posOffset>438785</wp:posOffset>
                        </wp:positionH>
                        <wp:positionV relativeFrom="paragraph">
                          <wp:posOffset>605155</wp:posOffset>
                        </wp:positionV>
                        <wp:extent cx="1011555" cy="334010"/>
                        <wp:effectExtent l="0" t="0" r="17145" b="2794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5989886" id="Oval 86" o:spid="_x0000_s1026" style="position:absolute;margin-left:34.55pt;margin-top:47.65pt;width:79.65pt;height:2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" strokecolor="red" strokeweight="2pt">
                        <v:fill opacity="0"/>
                      </v:oval>
                    </w:pict>
                  </mc:Fallback>
                </mc:AlternateContent>
              </w:r>
              <w:r w:rsidR="00731585" w:rsidDel="00B0274A">
                <w:rPr>
                  <w:noProof/>
                </w:rPr>
                <w:drawing>
                  <wp:inline distT="0" distB="0" distL="0" distR="0">
                    <wp:extent cx="2900262" cy="2766060"/>
                    <wp:effectExtent l="0" t="0" r="0" b="0"/>
                    <wp:docPr id="11" name="Picture 11" descr="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2-08_19-00-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4151" cy="2807918"/>
                            </a:xfrm>
                            <a:prstGeom prst="rect">
                              <a:avLst/>
                            </a:prstGeom>
                          </pic:spPr>
                        </pic:pic>
                      </a:graphicData>
                    </a:graphic>
                  </wp:inline>
                </w:drawing>
              </w:r>
            </w:del>
          </w:p>
        </w:tc>
        <w:tc>
          <w:tcPr>
            <w:tcW w:w="5568" w:type="dxa"/>
          </w:tcPr>
          <w:p w:rsidR="00731585" w:rsidDel="00B0274A" w:rsidRDefault="00C00CD8" w:rsidP="00D17DF1">
            <w:pPr>
              <w:pStyle w:val="ListParagraph"/>
              <w:rPr>
                <w:del w:id="140" w:author="Lesley Bross" w:date="2020-09-30T12:00:00Z"/>
              </w:rPr>
              <w:pPrChange w:id="141" w:author="Lesley Bross" w:date="2020-09-30T12:02:00Z">
                <w:pPr>
                  <w:tabs>
                    <w:tab w:val="left" w:pos="720"/>
                  </w:tabs>
                  <w:ind w:right="720"/>
                </w:pPr>
              </w:pPrChange>
            </w:pPr>
            <w:del w:id="142" w:author="Lesley Bross" w:date="2020-09-30T12:00:00Z">
              <w:r w:rsidDel="00B0274A">
                <w:rPr>
                  <w:noProof/>
                </w:rPr>
                <mc:AlternateContent>
                  <mc:Choice Requires="wps">
                    <w:drawing>
                      <wp:anchor distT="0" distB="0" distL="114300" distR="114300" simplePos="0" relativeHeight="251693056" behindDoc="0" locked="0" layoutInCell="1" allowOverlap="1" wp14:anchorId="09498CCF" wp14:editId="65ABA5C2">
                        <wp:simplePos x="0" y="0"/>
                        <wp:positionH relativeFrom="column">
                          <wp:posOffset>-42545</wp:posOffset>
                        </wp:positionH>
                        <wp:positionV relativeFrom="paragraph">
                          <wp:posOffset>598805</wp:posOffset>
                        </wp:positionV>
                        <wp:extent cx="1011555" cy="334010"/>
                        <wp:effectExtent l="0" t="0" r="17145" b="27940"/>
                        <wp:wrapNone/>
                        <wp:docPr id="1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2E7A11" id="Oval 86" o:spid="_x0000_s1026" style="position:absolute;margin-left:-3.35pt;margin-top:47.15pt;width:79.65pt;height:2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" strokecolor="red" strokeweight="2pt">
                        <v:fill opacity="0"/>
                      </v:oval>
                    </w:pict>
                  </mc:Fallback>
                </mc:AlternateContent>
              </w:r>
              <w:r w:rsidDel="00B0274A">
                <w:rPr>
                  <w:noProof/>
                </w:rPr>
                <w:drawing>
                  <wp:inline distT="0" distB="0" distL="0" distR="0" wp14:anchorId="3CF8051D" wp14:editId="69D0C9FA">
                    <wp:extent cx="2865120" cy="2732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9493" cy="2746252"/>
                            </a:xfrm>
                            <a:prstGeom prst="rect">
                              <a:avLst/>
                            </a:prstGeom>
                          </pic:spPr>
                        </pic:pic>
                      </a:graphicData>
                    </a:graphic>
                  </wp:inline>
                </w:drawing>
              </w:r>
            </w:del>
          </w:p>
        </w:tc>
      </w:tr>
      <w:tr w:rsidR="00C00CD8" w:rsidDel="00B0274A" w:rsidTr="00731585">
        <w:trPr>
          <w:del w:id="143" w:author="Lesley Bross" w:date="2020-09-30T12:00:00Z"/>
        </w:trPr>
        <w:tc>
          <w:tcPr>
            <w:tcW w:w="5568" w:type="dxa"/>
          </w:tcPr>
          <w:p w:rsidR="00C00CD8" w:rsidDel="00B0274A" w:rsidRDefault="00C00CD8" w:rsidP="00D17DF1">
            <w:pPr>
              <w:pStyle w:val="ListParagraph"/>
              <w:rPr>
                <w:del w:id="144" w:author="Lesley Bross" w:date="2020-09-30T12:00:00Z"/>
                <w:noProof/>
              </w:rPr>
              <w:pPrChange w:id="145" w:author="Lesley Bross" w:date="2020-09-30T12:02:00Z">
                <w:pPr>
                  <w:tabs>
                    <w:tab w:val="left" w:pos="720"/>
                  </w:tabs>
                  <w:ind w:right="720"/>
                </w:pPr>
              </w:pPrChange>
            </w:pPr>
            <w:del w:id="146" w:author="Lesley Bross" w:date="2020-09-30T12:00:00Z">
              <w:r w:rsidDel="00B0274A">
                <w:rPr>
                  <w:b/>
                  <w:noProof/>
                </w:rPr>
                <mc:AlternateContent>
                  <mc:Choice Requires="wps">
                    <w:drawing>
                      <wp:anchor distT="0" distB="0" distL="114300" distR="114300" simplePos="0" relativeHeight="251695104" behindDoc="0" locked="0" layoutInCell="1" allowOverlap="1" wp14:anchorId="2969964E" wp14:editId="52B7FD9C">
                        <wp:simplePos x="0" y="0"/>
                        <wp:positionH relativeFrom="column">
                          <wp:posOffset>328930</wp:posOffset>
                        </wp:positionH>
                        <wp:positionV relativeFrom="paragraph">
                          <wp:posOffset>1278255</wp:posOffset>
                        </wp:positionV>
                        <wp:extent cx="504190" cy="334010"/>
                        <wp:effectExtent l="0" t="0" r="10160" b="27940"/>
                        <wp:wrapNone/>
                        <wp:docPr id="1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0F67F9" id="Oval 86" o:spid="_x0000_s1026" style="position:absolute;margin-left:25.9pt;margin-top:100.65pt;width:39.7pt;height:2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" strokecolor="red" strokeweight="2pt">
                        <v:fill opacity="0"/>
                      </v:oval>
                    </w:pict>
                  </mc:Fallback>
                </mc:AlternateContent>
              </w:r>
              <w:r w:rsidRPr="00366BFA" w:rsidDel="00B0274A">
                <w:rPr>
                  <w:b/>
                  <w:noProof/>
                </w:rPr>
                <w:drawing>
                  <wp:inline distT="0" distB="0" distL="0" distR="0" wp14:anchorId="655F2DF7" wp14:editId="0F733F7D">
                    <wp:extent cx="2928153" cy="2339340"/>
                    <wp:effectExtent l="0" t="0" r="5715" b="3810"/>
                    <wp:docPr id="5" name="Picture 5" descr="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0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6076" cy="2345670"/>
                            </a:xfrm>
                            <a:prstGeom prst="rect">
                              <a:avLst/>
                            </a:prstGeom>
                            <a:noFill/>
                            <a:ln>
                              <a:noFill/>
                            </a:ln>
                          </pic:spPr>
                        </pic:pic>
                      </a:graphicData>
                    </a:graphic>
                  </wp:inline>
                </w:drawing>
              </w:r>
            </w:del>
          </w:p>
        </w:tc>
        <w:tc>
          <w:tcPr>
            <w:tcW w:w="5568" w:type="dxa"/>
          </w:tcPr>
          <w:p w:rsidR="00C00CD8" w:rsidDel="00B0274A" w:rsidRDefault="00C00CD8" w:rsidP="00D17DF1">
            <w:pPr>
              <w:pStyle w:val="ListParagraph"/>
              <w:rPr>
                <w:del w:id="147" w:author="Lesley Bross" w:date="2020-09-30T12:00:00Z"/>
                <w:noProof/>
              </w:rPr>
              <w:pPrChange w:id="148" w:author="Lesley Bross" w:date="2020-09-30T12:02:00Z">
                <w:pPr>
                  <w:tabs>
                    <w:tab w:val="left" w:pos="720"/>
                  </w:tabs>
                  <w:ind w:right="720"/>
                </w:pPr>
              </w:pPrChange>
            </w:pPr>
            <w:del w:id="149" w:author="Lesley Bross" w:date="2020-09-30T12:00:00Z">
              <w:r w:rsidRPr="00C00CD8" w:rsidDel="00B0274A">
                <w:rPr>
                  <w:noProof/>
                </w:rPr>
                <w:delText>NOTE: Even though the position of the slider may already be located at the lowest level, it needs to be dragged up, and back down, to the lowest level to reinitialize the UAC settings. A computer reboot is required after changing UAC settings</w:delText>
              </w:r>
              <w:r w:rsidR="006F27A1" w:rsidDel="00B0274A">
                <w:rPr>
                  <w:noProof/>
                </w:rPr>
                <w:delText xml:space="preserve"> in order for them to take effect</w:delText>
              </w:r>
              <w:r w:rsidRPr="00C00CD8" w:rsidDel="00B0274A">
                <w:rPr>
                  <w:noProof/>
                </w:rPr>
                <w:delText>.</w:delText>
              </w:r>
              <w:r w:rsidR="006F27A1" w:rsidDel="00B0274A">
                <w:rPr>
                  <w:noProof/>
                </w:rPr>
                <w:delText xml:space="preserve"> Remember to restore the UAC to their original settings at the conclusion of the installation.</w:delText>
              </w:r>
            </w:del>
          </w:p>
        </w:tc>
      </w:tr>
    </w:tbl>
    <w:p w:rsidR="00731585" w:rsidDel="00D17DF1" w:rsidRDefault="00731585" w:rsidP="00D17DF1">
      <w:pPr>
        <w:pStyle w:val="ListParagraph"/>
        <w:rPr>
          <w:del w:id="150" w:author="Lesley Bross" w:date="2020-09-30T12:01:00Z"/>
        </w:rPr>
        <w:pPrChange w:id="151" w:author="Lesley Bross" w:date="2020-09-30T12:02:00Z">
          <w:pPr>
            <w:tabs>
              <w:tab w:val="left" w:pos="720"/>
            </w:tabs>
            <w:ind w:left="720" w:right="720"/>
          </w:pPr>
        </w:pPrChange>
      </w:pPr>
    </w:p>
    <w:p w:rsidR="009A2C6C" w:rsidDel="00D17DF1" w:rsidRDefault="009A2C6C" w:rsidP="00D17DF1">
      <w:pPr>
        <w:pStyle w:val="ListParagraph"/>
        <w:rPr>
          <w:del w:id="152" w:author="Lesley Bross" w:date="2020-09-30T12:01:00Z"/>
          <w:b/>
        </w:rPr>
        <w:pPrChange w:id="153" w:author="Lesley Bross" w:date="2020-09-30T12:02:00Z">
          <w:pPr/>
        </w:pPrChange>
      </w:pPr>
      <w:del w:id="154" w:author="Lesley Bross" w:date="2020-09-30T12:01:00Z">
        <w:r w:rsidDel="00D17DF1">
          <w:rPr>
            <w:b/>
          </w:rPr>
          <w:br w:type="page"/>
        </w:r>
      </w:del>
    </w:p>
    <w:p w:rsidR="00366BFA" w:rsidDel="00D17DF1" w:rsidRDefault="00366BFA" w:rsidP="00D17DF1">
      <w:pPr>
        <w:pStyle w:val="ListParagraph"/>
        <w:rPr>
          <w:del w:id="155" w:author="Lesley Bross" w:date="2020-09-30T12:01:00Z"/>
          <w:b/>
        </w:rPr>
        <w:pPrChange w:id="156" w:author="Lesley Bross" w:date="2020-09-30T12:02:00Z">
          <w:pPr>
            <w:tabs>
              <w:tab w:val="left" w:pos="2160"/>
            </w:tabs>
            <w:ind w:left="2160" w:right="720"/>
          </w:pPr>
        </w:pPrChange>
      </w:pPr>
    </w:p>
    <w:p w:rsidR="00076E38" w:rsidRDefault="00076E38" w:rsidP="00D17DF1">
      <w:pPr>
        <w:pStyle w:val="ListParagraph"/>
        <w:numPr>
          <w:ilvl w:val="0"/>
          <w:numId w:val="11"/>
        </w:numPr>
        <w:pPrChange w:id="157" w:author="Lesley Bross" w:date="2020-09-30T12:02:00Z">
          <w:pPr>
            <w:numPr>
              <w:numId w:val="3"/>
            </w:numPr>
            <w:tabs>
              <w:tab w:val="left" w:pos="990"/>
            </w:tabs>
            <w:ind w:left="1080" w:right="720" w:hanging="360"/>
          </w:pPr>
        </w:pPrChange>
      </w:pPr>
      <w:del w:id="158" w:author="Lesley Bross" w:date="2020-09-30T12:01:00Z">
        <w:r w:rsidRPr="00D17DF1" w:rsidDel="00D17DF1">
          <w:rPr>
            <w:noProof/>
            <w:highlight w:val="yellow"/>
            <w:rPrChange w:id="159" w:author="Lesley Bross" w:date="2020-09-30T12:03:00Z">
              <w:rPr>
                <w:noProof/>
              </w:rPr>
            </w:rPrChange>
          </w:rPr>
          <mc:AlternateContent>
            <mc:Choice Requires="wps">
              <w:drawing>
                <wp:anchor distT="0" distB="0" distL="114300" distR="114300" simplePos="0" relativeHeight="251707392" behindDoc="0" locked="0" layoutInCell="1" allowOverlap="1" wp14:anchorId="4EED4E7F" wp14:editId="00E935BB">
                  <wp:simplePos x="0" y="0"/>
                  <wp:positionH relativeFrom="column">
                    <wp:posOffset>5704205</wp:posOffset>
                  </wp:positionH>
                  <wp:positionV relativeFrom="paragraph">
                    <wp:posOffset>5824855</wp:posOffset>
                  </wp:positionV>
                  <wp:extent cx="847090" cy="343535"/>
                  <wp:effectExtent l="0" t="0" r="10160" b="18415"/>
                  <wp:wrapNone/>
                  <wp:docPr id="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65506E" id="Oval 86" o:spid="_x0000_s1026" style="position:absolute;margin-left:449.15pt;margin-top:458.65pt;width:66.7pt;height:27.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eR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6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" strokecolor="red" strokeweight="2pt">
                  <v:fill opacity="0"/>
                </v:oval>
              </w:pict>
            </mc:Fallback>
          </mc:AlternateContent>
        </w:r>
        <w:r w:rsidR="009D5D66" w:rsidRPr="00D17DF1" w:rsidDel="00D17DF1">
          <w:rPr>
            <w:b/>
            <w:highlight w:val="yellow"/>
            <w:rPrChange w:id="160" w:author="Lesley Bross" w:date="2020-09-30T12:03:00Z">
              <w:rPr>
                <w:b/>
              </w:rPr>
            </w:rPrChange>
          </w:rPr>
          <w:delText>INSTALL</w:delText>
        </w:r>
      </w:del>
      <w:ins w:id="161" w:author="Lesley Bross" w:date="2020-09-30T12:02:00Z">
        <w:r w:rsidR="00D17DF1" w:rsidRPr="00D17DF1">
          <w:rPr>
            <w:b/>
            <w:highlight w:val="yellow"/>
            <w:rPrChange w:id="162" w:author="Lesley Bross" w:date="2020-09-30T12:03:00Z">
              <w:rPr>
                <w:b/>
              </w:rPr>
            </w:rPrChange>
          </w:rPr>
          <w:t xml:space="preserve">INSTALL </w:t>
        </w:r>
      </w:ins>
      <w:del w:id="163" w:author="Lesley Bross" w:date="2020-09-30T12:01:00Z">
        <w:r w:rsidR="009D5D66" w:rsidRPr="00D17DF1" w:rsidDel="00D17DF1">
          <w:rPr>
            <w:b/>
            <w:highlight w:val="yellow"/>
            <w:rPrChange w:id="164" w:author="Lesley Bross" w:date="2020-09-30T12:03:00Z">
              <w:rPr>
                <w:b/>
              </w:rPr>
            </w:rPrChange>
          </w:rPr>
          <w:delText xml:space="preserve"> </w:delText>
        </w:r>
      </w:del>
      <w:r w:rsidR="009D5D66" w:rsidRPr="00D17DF1">
        <w:rPr>
          <w:b/>
          <w:highlight w:val="yellow"/>
          <w:rPrChange w:id="165" w:author="Lesley Bross" w:date="2020-09-30T12:03:00Z">
            <w:rPr>
              <w:b/>
            </w:rPr>
          </w:rPrChange>
        </w:rPr>
        <w:t xml:space="preserve">Oracle 11g XE: </w:t>
      </w:r>
      <w:ins w:id="166" w:author="Lesley Bross" w:date="2020-09-30T12:03:00Z">
        <w:r w:rsidR="00D17DF1">
          <w:rPr>
            <w:highlight w:val="yellow"/>
          </w:rPr>
          <w:t xml:space="preserve">If your computer is on the Forest Service network, execute the steps in Appendix 2 before skipping to step </w:t>
        </w:r>
      </w:ins>
      <w:ins w:id="167" w:author="Lesley Bross" w:date="2020-09-30T12:04:00Z">
        <w:r w:rsidR="00D17DF1">
          <w:rPr>
            <w:highlight w:val="yellow"/>
          </w:rPr>
          <w:t xml:space="preserve">8. </w:t>
        </w:r>
      </w:ins>
      <w:r w:rsidR="003D2D51" w:rsidRPr="00D17DF1">
        <w:rPr>
          <w:highlight w:val="yellow"/>
          <w:rPrChange w:id="168" w:author="Lesley Bross" w:date="2020-09-30T12:03:00Z">
            <w:rPr/>
          </w:rPrChange>
        </w:rPr>
        <w:t>If</w:t>
      </w:r>
      <w:r w:rsidR="003D2D51">
        <w:t xml:space="preserve"> Oracle 11g XE is alread</w:t>
      </w:r>
      <w:r w:rsidR="00C44CB2">
        <w:t xml:space="preserve">y installed then skip to item </w:t>
      </w:r>
      <w:del w:id="169" w:author="Lesley Bross" w:date="2020-09-30T12:03:00Z">
        <w:r w:rsidR="00C44CB2" w:rsidDel="00D17DF1">
          <w:delText>10</w:delText>
        </w:r>
      </w:del>
      <w:ins w:id="170" w:author="Lesley Bross" w:date="2020-09-30T12:03:00Z">
        <w:r w:rsidR="00D17DF1">
          <w:t>7</w:t>
        </w:r>
      </w:ins>
      <w:r w:rsidR="003D2D51">
        <w:t xml:space="preserve">.  </w:t>
      </w:r>
      <w:r w:rsidR="007866D7">
        <w:t>As an administrator</w:t>
      </w:r>
      <w:del w:id="171" w:author="Lesley Bross" w:date="2020-09-30T12:05:00Z">
        <w:r w:rsidR="00C00CD8" w:rsidDel="00D17DF1">
          <w:delText xml:space="preserve"> (</w:delText>
        </w:r>
        <w:r w:rsidR="00C00CD8" w:rsidRPr="00C00CD8" w:rsidDel="00D17DF1">
          <w:rPr>
            <w:b/>
            <w:bCs/>
          </w:rPr>
          <w:delText>not</w:delText>
        </w:r>
        <w:r w:rsidR="00C00CD8" w:rsidDel="00D17DF1">
          <w:delText xml:space="preserve"> merely Run Elevated)</w:delText>
        </w:r>
      </w:del>
      <w:r w:rsidR="007866D7">
        <w:t xml:space="preserve">, </w:t>
      </w:r>
      <w:r w:rsidR="00C00CD8">
        <w:t>execute</w:t>
      </w:r>
      <w:r w:rsidR="003D2D51">
        <w:t xml:space="preserve"> the file </w:t>
      </w:r>
    </w:p>
    <w:p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rsidTr="00B634E7">
        <w:tc>
          <w:tcPr>
            <w:tcW w:w="5127" w:type="dxa"/>
          </w:tcPr>
          <w:p w:rsidR="00B634E7" w:rsidRDefault="00B634E7" w:rsidP="00076E38">
            <w:pPr>
              <w:tabs>
                <w:tab w:val="left" w:pos="342"/>
              </w:tabs>
              <w:spacing w:before="240"/>
              <w:ind w:left="43" w:right="720"/>
              <w:rPr>
                <w:noProof/>
              </w:rPr>
            </w:pPr>
            <w:r>
              <w:rPr>
                <w:noProof/>
              </w:rPr>
              <w:t>Click &lt;Next&gt;</w:t>
            </w:r>
          </w:p>
        </w:tc>
        <w:tc>
          <w:tcPr>
            <w:tcW w:w="5384" w:type="dxa"/>
          </w:tcPr>
          <w:p w:rsidR="00B634E7" w:rsidRDefault="00B634E7" w:rsidP="00031E4D">
            <w:pPr>
              <w:numPr>
                <w:ilvl w:val="0"/>
                <w:numId w:val="3"/>
              </w:numPr>
              <w:tabs>
                <w:tab w:val="left" w:pos="240"/>
              </w:tabs>
              <w:spacing w:before="240"/>
              <w:ind w:left="72" w:right="720" w:hanging="29"/>
            </w:pPr>
            <w:r>
              <w:t xml:space="preserve">Check “Accept </w:t>
            </w:r>
            <w:proofErr w:type="spellStart"/>
            <w:r>
              <w:t>terms”</w:t>
            </w:r>
            <w:proofErr w:type="gramStart"/>
            <w:r>
              <w:t>,click</w:t>
            </w:r>
            <w:proofErr w:type="spellEnd"/>
            <w:proofErr w:type="gramEnd"/>
            <w:r>
              <w:t xml:space="preserve"> &lt;Next&gt;.</w:t>
            </w:r>
          </w:p>
        </w:tc>
      </w:tr>
      <w:tr w:rsidR="00B634E7" w:rsidTr="00B634E7">
        <w:tc>
          <w:tcPr>
            <w:tcW w:w="5127"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4EED4E7F" wp14:editId="00E935BB">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7C4A344F" wp14:editId="45C5A80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4EED4E7F" wp14:editId="00E935BB">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28712502" wp14:editId="17A5867C">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rsidTr="00076E38">
        <w:trPr>
          <w:trHeight w:val="845"/>
        </w:trPr>
        <w:tc>
          <w:tcPr>
            <w:tcW w:w="5127" w:type="dxa"/>
          </w:tcPr>
          <w:p w:rsidR="00B634E7" w:rsidRDefault="00B634E7" w:rsidP="00031E4D">
            <w:pPr>
              <w:numPr>
                <w:ilvl w:val="0"/>
                <w:numId w:val="3"/>
              </w:numPr>
              <w:tabs>
                <w:tab w:val="left" w:pos="336"/>
              </w:tabs>
              <w:spacing w:before="240"/>
              <w:ind w:left="72" w:right="720" w:hanging="29"/>
            </w:pPr>
            <w:r>
              <w:t>Accept the default destination folder and click &lt;Next&gt;.</w:t>
            </w:r>
          </w:p>
        </w:tc>
        <w:tc>
          <w:tcPr>
            <w:tcW w:w="5384" w:type="dxa"/>
          </w:tcPr>
          <w:p w:rsidR="00B634E7" w:rsidRDefault="00B634E7" w:rsidP="00031E4D">
            <w:pPr>
              <w:numPr>
                <w:ilvl w:val="0"/>
                <w:numId w:val="3"/>
              </w:numPr>
              <w:tabs>
                <w:tab w:val="left" w:pos="336"/>
              </w:tabs>
              <w:spacing w:before="240"/>
              <w:ind w:left="72" w:right="720" w:hanging="29"/>
              <w:rPr>
                <w:noProof/>
              </w:rPr>
            </w:pPr>
            <w:r>
              <w:t xml:space="preserve">Set the System Administrators password. Type the password </w:t>
            </w:r>
            <w:r>
              <w:rPr>
                <w:b/>
              </w:rPr>
              <w:t xml:space="preserve">admin </w:t>
            </w:r>
            <w:r>
              <w:t>and select &lt;Next&gt;.</w:t>
            </w:r>
          </w:p>
        </w:tc>
      </w:tr>
      <w:tr w:rsidR="00B634E7" w:rsidTr="00B634E7">
        <w:tc>
          <w:tcPr>
            <w:tcW w:w="5127" w:type="dxa"/>
          </w:tcPr>
          <w:p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4EED4E7F" wp14:editId="00E935BB">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0744806" wp14:editId="37FC0D2F">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4EED4E7F" wp14:editId="00E935B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4EED4E7F" wp14:editId="00E935BB">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7FF7B822" wp14:editId="5D5FDA99">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rsidR="00B634E7" w:rsidRDefault="00B634E7">
      <w:r>
        <w:br w:type="page"/>
      </w:r>
    </w:p>
    <w:tbl>
      <w:tblPr>
        <w:tblStyle w:val="TableGrid"/>
        <w:tblW w:w="10170" w:type="dxa"/>
        <w:tblInd w:w="625" w:type="dxa"/>
        <w:tblLook w:val="04A0" w:firstRow="1" w:lastRow="0" w:firstColumn="1" w:lastColumn="0" w:noHBand="0" w:noVBand="1"/>
      </w:tblPr>
      <w:tblGrid>
        <w:gridCol w:w="4788"/>
        <w:gridCol w:w="118"/>
        <w:gridCol w:w="5605"/>
      </w:tblGrid>
      <w:tr w:rsidR="00B634E7" w:rsidTr="00076E38">
        <w:tc>
          <w:tcPr>
            <w:tcW w:w="4950" w:type="dxa"/>
          </w:tcPr>
          <w:p w:rsidR="00076E38" w:rsidRDefault="00076E38" w:rsidP="00031E4D">
            <w:pPr>
              <w:numPr>
                <w:ilvl w:val="0"/>
                <w:numId w:val="3"/>
              </w:numPr>
              <w:tabs>
                <w:tab w:val="left" w:pos="336"/>
              </w:tabs>
              <w:ind w:left="66" w:right="720" w:firstLine="0"/>
            </w:pPr>
            <w:r>
              <w:lastRenderedPageBreak/>
              <w:t xml:space="preserve">Check the settings and proceed with the installation by selecting &lt;Next&gt;. </w:t>
            </w:r>
          </w:p>
          <w:p w:rsidR="00B634E7" w:rsidRDefault="00B634E7" w:rsidP="00076E38">
            <w:pPr>
              <w:tabs>
                <w:tab w:val="left" w:pos="336"/>
              </w:tabs>
              <w:ind w:left="66" w:right="720"/>
              <w:rPr>
                <w:noProof/>
              </w:rPr>
            </w:pPr>
          </w:p>
          <w:p w:rsidR="00076E38" w:rsidRDefault="00076E38" w:rsidP="00076E38">
            <w:pPr>
              <w:ind w:left="66" w:right="720"/>
              <w:rPr>
                <w:noProof/>
              </w:rPr>
            </w:pPr>
          </w:p>
        </w:tc>
        <w:tc>
          <w:tcPr>
            <w:tcW w:w="5220" w:type="dxa"/>
            <w:gridSpan w:val="2"/>
          </w:tcPr>
          <w:p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rsidR="00B634E7" w:rsidRDefault="00B634E7" w:rsidP="00B634E7">
            <w:pPr>
              <w:tabs>
                <w:tab w:val="left" w:pos="990"/>
              </w:tabs>
              <w:ind w:right="720"/>
              <w:rPr>
                <w:noProof/>
              </w:rPr>
            </w:pPr>
          </w:p>
        </w:tc>
      </w:tr>
      <w:tr w:rsidR="00076E38" w:rsidTr="008F0499">
        <w:tc>
          <w:tcPr>
            <w:tcW w:w="10170" w:type="dxa"/>
            <w:gridSpan w:val="3"/>
          </w:tcPr>
          <w:p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17954078" wp14:editId="53D6FD74">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199AE90A" wp14:editId="66EAD5A2">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rsidTr="00991AE4">
        <w:tc>
          <w:tcPr>
            <w:tcW w:w="10170" w:type="dxa"/>
            <w:gridSpan w:val="3"/>
          </w:tcPr>
          <w:p w:rsidR="00654155" w:rsidRDefault="00654155" w:rsidP="00031E4D">
            <w:pPr>
              <w:numPr>
                <w:ilvl w:val="0"/>
                <w:numId w:val="3"/>
              </w:numPr>
              <w:tabs>
                <w:tab w:val="left" w:pos="336"/>
              </w:tabs>
              <w:spacing w:before="240"/>
              <w:ind w:left="72" w:right="720" w:firstLine="0"/>
            </w:pPr>
            <w:r w:rsidRPr="00654155">
              <w:t xml:space="preserve">If receiving these messages click &lt;OK&gt; and proceed with installation. </w:t>
            </w:r>
            <w:r w:rsidR="006F27A1">
              <w:t xml:space="preserve">If one or more </w:t>
            </w:r>
            <w:r w:rsidRPr="00654155">
              <w:t>error message</w:t>
            </w:r>
            <w:r w:rsidR="006F27A1">
              <w:t>s such as the one displayed</w:t>
            </w:r>
            <w:r w:rsidRPr="00654155">
              <w:t xml:space="preserve"> below</w:t>
            </w:r>
            <w:r w:rsidR="006F27A1">
              <w:t xml:space="preserve"> appear</w:t>
            </w:r>
            <w:r w:rsidRPr="00654155">
              <w:t>,</w:t>
            </w:r>
            <w:r w:rsidR="006F27A1">
              <w:t xml:space="preserve"> clear them</w:t>
            </w:r>
            <w:r w:rsidRPr="00654155">
              <w:t xml:space="preserve"> by clicking OK to ignore </w:t>
            </w:r>
            <w:r w:rsidR="006F27A1">
              <w:t>them</w:t>
            </w:r>
            <w:r w:rsidRPr="00654155">
              <w:t>. Then click &lt;Finish&gt; to complete the installation</w:t>
            </w:r>
            <w:r>
              <w:t xml:space="preserve">. </w:t>
            </w:r>
          </w:p>
        </w:tc>
      </w:tr>
      <w:tr w:rsidR="00654155" w:rsidTr="00DD2294">
        <w:tc>
          <w:tcPr>
            <w:tcW w:w="5085" w:type="dxa"/>
            <w:gridSpan w:val="2"/>
          </w:tcPr>
          <w:p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2FA9CB97" wp14:editId="1FF43D98">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5F7C9C70" wp14:editId="4A8A586B">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2FA9CB97" wp14:editId="1FF43D98">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6C8E4BA2" wp14:editId="29F877D2">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4D4BD7" w:rsidRDefault="004D4BD7" w:rsidP="004D4BD7">
      <w:pPr>
        <w:tabs>
          <w:tab w:val="left" w:pos="990"/>
        </w:tabs>
        <w:ind w:right="720"/>
      </w:pPr>
    </w:p>
    <w:p w:rsidR="0012193F" w:rsidRDefault="0012193F" w:rsidP="0010778B">
      <w:pPr>
        <w:tabs>
          <w:tab w:val="left" w:pos="990"/>
        </w:tabs>
        <w:ind w:left="990" w:right="720"/>
      </w:pPr>
    </w:p>
    <w:p w:rsidR="00FD37ED" w:rsidRDefault="00FD37ED" w:rsidP="00FD37ED">
      <w:pPr>
        <w:tabs>
          <w:tab w:val="left" w:pos="990"/>
        </w:tabs>
        <w:ind w:left="990" w:right="720"/>
      </w:pPr>
    </w:p>
    <w:p w:rsidR="009D5D66" w:rsidRDefault="009D5D66">
      <w:pPr>
        <w:tabs>
          <w:tab w:val="left" w:pos="990"/>
        </w:tabs>
        <w:ind w:left="990" w:right="720"/>
        <w:jc w:val="center"/>
      </w:pPr>
    </w:p>
    <w:p w:rsidR="0012193F" w:rsidRDefault="009D5D66" w:rsidP="00031E4D">
      <w:pPr>
        <w:numPr>
          <w:ilvl w:val="0"/>
          <w:numId w:val="3"/>
        </w:numPr>
        <w:tabs>
          <w:tab w:val="left" w:pos="990"/>
        </w:tabs>
        <w:ind w:right="720"/>
      </w:pPr>
      <w:r>
        <w:rPr>
          <w:b/>
        </w:rPr>
        <w:t>Install</w:t>
      </w:r>
      <w:r>
        <w:t xml:space="preserve"> </w:t>
      </w:r>
      <w:r>
        <w:rPr>
          <w:b/>
        </w:rPr>
        <w:t>FIADB Oracle Schema:</w:t>
      </w:r>
      <w:r>
        <w:t xml:space="preserve"> </w:t>
      </w:r>
    </w:p>
    <w:p w:rsidR="0012193F" w:rsidRDefault="00C411BB" w:rsidP="00031E4D">
      <w:pPr>
        <w:numPr>
          <w:ilvl w:val="1"/>
          <w:numId w:val="7"/>
        </w:numPr>
        <w:tabs>
          <w:tab w:val="left" w:pos="990"/>
        </w:tabs>
        <w:ind w:right="720"/>
      </w:pPr>
      <w:r>
        <w:t xml:space="preserve">Start the command prompt </w:t>
      </w:r>
      <w:r w:rsidR="002F6DDC">
        <w:t>with administrative privileges</w:t>
      </w:r>
      <w:bookmarkStart w:id="172" w:name="_GoBack"/>
      <w:bookmarkEnd w:id="172"/>
      <w:del w:id="173" w:author="Lesley Bross" w:date="2020-09-30T12:05:00Z">
        <w:r w:rsidR="002F6DDC" w:rsidDel="00D17DF1">
          <w:delText xml:space="preserve">; on a Forest Service computer, you would </w:delText>
        </w:r>
        <w:r w:rsidR="002F6DDC" w:rsidRPr="002F6DDC" w:rsidDel="00D17DF1">
          <w:delText>right-click on the file C:\Windows\SysWOW64\cmd.exe, then select &lt;Run Elevated&gt;.</w:delText>
        </w:r>
      </w:del>
      <w:r w:rsidR="002F6DDC" w:rsidRPr="002F6DDC">
        <w:t xml:space="preserve"> </w:t>
      </w:r>
    </w:p>
    <w:p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rsidR="0052335D" w:rsidRDefault="0052335D" w:rsidP="00950B5D">
            <w:pPr>
              <w:tabs>
                <w:tab w:val="left" w:pos="990"/>
              </w:tabs>
              <w:ind w:right="720"/>
            </w:pPr>
          </w:p>
          <w:p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rsidR="003A6FD1" w:rsidRPr="003A6FD1" w:rsidRDefault="003A6FD1" w:rsidP="00031E4D">
            <w:pPr>
              <w:numPr>
                <w:ilvl w:val="0"/>
                <w:numId w:val="4"/>
              </w:numPr>
              <w:tabs>
                <w:tab w:val="left" w:pos="990"/>
              </w:tabs>
              <w:ind w:right="720"/>
            </w:pPr>
            <w:r w:rsidRPr="00950B5D">
              <w:rPr>
                <w:sz w:val="23"/>
                <w:szCs w:val="23"/>
              </w:rPr>
              <w:t>Delete all files</w:t>
            </w:r>
          </w:p>
          <w:p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031E4D">
            <w:pPr>
              <w:numPr>
                <w:ilvl w:val="0"/>
                <w:numId w:val="5"/>
              </w:numPr>
            </w:pPr>
            <w:r w:rsidRPr="0052335D">
              <w:t xml:space="preserve">Start a command prompt with &lt;Run </w:t>
            </w:r>
            <w:r w:rsidR="002F6DDC">
              <w:t>Elevated</w:t>
            </w:r>
            <w:r w:rsidRPr="0052335D">
              <w:t xml:space="preserve">&gt;. </w:t>
            </w:r>
          </w:p>
          <w:p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031E4D">
            <w:pPr>
              <w:numPr>
                <w:ilvl w:val="0"/>
                <w:numId w:val="5"/>
              </w:numPr>
            </w:pPr>
            <w:r w:rsidRPr="0052335D">
              <w:t xml:space="preserve">Save the file. </w:t>
            </w:r>
          </w:p>
          <w:p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BE6032" w:rsidRDefault="00BE6032">
      <w:pPr>
        <w:rPr>
          <w:b/>
        </w:rPr>
      </w:pPr>
      <w:r>
        <w:rPr>
          <w:b/>
        </w:rPr>
        <w:br w:type="page"/>
      </w:r>
    </w:p>
    <w:p w:rsidR="00D17695" w:rsidRPr="008060E4" w:rsidRDefault="00D17695" w:rsidP="00890CF4">
      <w:pPr>
        <w:tabs>
          <w:tab w:val="left" w:pos="990"/>
        </w:tabs>
        <w:ind w:left="720" w:right="720"/>
      </w:pPr>
      <w:r>
        <w:rPr>
          <w:b/>
        </w:rPr>
        <w:lastRenderedPageBreak/>
        <w:t>Install R:</w:t>
      </w:r>
      <w:r>
        <w:t xml:space="preserve"> </w:t>
      </w:r>
      <w:r w:rsidR="00BE6032">
        <w:t>If R is already installed then skip to step #19;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rsidTr="004B7388">
        <w:tc>
          <w:tcPr>
            <w:tcW w:w="4883" w:type="dxa"/>
          </w:tcPr>
          <w:p w:rsidR="00BE6032" w:rsidRPr="008060E4" w:rsidRDefault="00890CF4" w:rsidP="00031E4D">
            <w:pPr>
              <w:numPr>
                <w:ilvl w:val="0"/>
                <w:numId w:val="3"/>
              </w:numPr>
              <w:tabs>
                <w:tab w:val="left" w:pos="516"/>
              </w:tabs>
              <w:ind w:left="66" w:right="720" w:firstLine="0"/>
            </w:pPr>
            <w:r>
              <w:t>C</w:t>
            </w:r>
            <w:r w:rsidR="00BE6032">
              <w:t xml:space="preserve">lick &lt;OK&gt;.  </w:t>
            </w:r>
          </w:p>
          <w:p w:rsidR="00BE6032" w:rsidRDefault="00BE6032" w:rsidP="008060E4">
            <w:pPr>
              <w:tabs>
                <w:tab w:val="left" w:pos="990"/>
              </w:tabs>
              <w:ind w:right="720"/>
            </w:pPr>
          </w:p>
        </w:tc>
        <w:tc>
          <w:tcPr>
            <w:tcW w:w="5263" w:type="dxa"/>
          </w:tcPr>
          <w:p w:rsidR="00890CF4" w:rsidRPr="008060E4" w:rsidRDefault="00890CF4" w:rsidP="00031E4D">
            <w:pPr>
              <w:numPr>
                <w:ilvl w:val="0"/>
                <w:numId w:val="3"/>
              </w:numPr>
              <w:tabs>
                <w:tab w:val="left" w:pos="312"/>
              </w:tabs>
              <w:ind w:left="402" w:right="720"/>
            </w:pPr>
            <w:r>
              <w:t xml:space="preserve">Click &lt;Next&gt;.  </w:t>
            </w:r>
          </w:p>
          <w:p w:rsidR="00BE6032" w:rsidRDefault="00BE6032" w:rsidP="00890CF4">
            <w:pPr>
              <w:tabs>
                <w:tab w:val="left" w:pos="312"/>
              </w:tabs>
              <w:ind w:right="720"/>
            </w:pPr>
          </w:p>
        </w:tc>
      </w:tr>
      <w:tr w:rsidR="004B7388" w:rsidTr="004B7388">
        <w:tc>
          <w:tcPr>
            <w:tcW w:w="4883" w:type="dxa"/>
          </w:tcPr>
          <w:p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31AB812B" wp14:editId="1B870E03">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25D5F045" wp14:editId="1B6F43C3">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72FB710" wp14:editId="6C8EB854">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rsidTr="004B7388">
        <w:tc>
          <w:tcPr>
            <w:tcW w:w="4883" w:type="dxa"/>
          </w:tcPr>
          <w:p w:rsidR="00BE6032" w:rsidRDefault="00890CF4" w:rsidP="00031E4D">
            <w:pPr>
              <w:numPr>
                <w:ilvl w:val="0"/>
                <w:numId w:val="3"/>
              </w:numPr>
              <w:tabs>
                <w:tab w:val="left" w:pos="336"/>
              </w:tabs>
              <w:spacing w:before="120"/>
              <w:ind w:left="426" w:right="720"/>
            </w:pPr>
            <w:r>
              <w:t>Click &lt;Next&gt;.</w:t>
            </w:r>
          </w:p>
        </w:tc>
        <w:tc>
          <w:tcPr>
            <w:tcW w:w="5263" w:type="dxa"/>
          </w:tcPr>
          <w:p w:rsidR="00BE6032" w:rsidRDefault="00890CF4" w:rsidP="00031E4D">
            <w:pPr>
              <w:numPr>
                <w:ilvl w:val="0"/>
                <w:numId w:val="3"/>
              </w:numPr>
              <w:tabs>
                <w:tab w:val="left" w:pos="312"/>
              </w:tabs>
              <w:spacing w:before="120"/>
              <w:ind w:left="402" w:right="228"/>
            </w:pPr>
            <w:r w:rsidRPr="00890CF4">
              <w:t>By default, R will install in the &lt;Program Files&gt; folder</w:t>
            </w:r>
            <w:r>
              <w:t>.</w:t>
            </w:r>
            <w:r w:rsidRPr="00890CF4">
              <w:t xml:space="preserve"> </w:t>
            </w:r>
            <w:r>
              <w:t>C</w:t>
            </w:r>
            <w:r w:rsidRPr="00890CF4">
              <w:t xml:space="preserve">lick &lt;Browse&gt; to </w:t>
            </w:r>
            <w:r>
              <w:t>navigate elsewhere, if desired (e.g., C:\R, as shown).</w:t>
            </w:r>
          </w:p>
        </w:tc>
      </w:tr>
      <w:tr w:rsidR="004B7388" w:rsidTr="004B7388">
        <w:tc>
          <w:tcPr>
            <w:tcW w:w="4883" w:type="dxa"/>
          </w:tcPr>
          <w:p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6123E8D0" wp14:editId="39A766E1">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68EC7CDA" wp14:editId="537EA44A">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123E8D0" wp14:editId="39A766E1">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6123E8D0" wp14:editId="39A766E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0039741E" wp14:editId="37284F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rsidTr="004B7388">
        <w:tc>
          <w:tcPr>
            <w:tcW w:w="4883" w:type="dxa"/>
          </w:tcPr>
          <w:p w:rsidR="00890CF4" w:rsidRDefault="00890CF4" w:rsidP="00031E4D">
            <w:pPr>
              <w:numPr>
                <w:ilvl w:val="0"/>
                <w:numId w:val="3"/>
              </w:numPr>
              <w:tabs>
                <w:tab w:val="left" w:pos="336"/>
              </w:tabs>
              <w:ind w:left="426" w:right="720"/>
            </w:pPr>
            <w:r w:rsidRPr="00890CF4">
              <w:t>Accept the defaults and click &lt;Next&gt;.</w:t>
            </w:r>
            <w:r w:rsidR="004B7388">
              <w:rPr>
                <w:noProof/>
              </w:rPr>
              <w:t xml:space="preserve"> </w:t>
            </w:r>
          </w:p>
        </w:tc>
        <w:tc>
          <w:tcPr>
            <w:tcW w:w="5263" w:type="dxa"/>
          </w:tcPr>
          <w:p w:rsidR="00890CF4" w:rsidRDefault="004B7388" w:rsidP="00031E4D">
            <w:pPr>
              <w:numPr>
                <w:ilvl w:val="0"/>
                <w:numId w:val="3"/>
              </w:numPr>
              <w:tabs>
                <w:tab w:val="left" w:pos="336"/>
              </w:tabs>
              <w:ind w:left="426" w:right="720"/>
            </w:pPr>
            <w:r>
              <w:t>Accept the defaults and click &lt;Next&gt;.</w:t>
            </w:r>
          </w:p>
        </w:tc>
      </w:tr>
      <w:tr w:rsidR="004B7388" w:rsidTr="004B7388">
        <w:tc>
          <w:tcPr>
            <w:tcW w:w="4883" w:type="dxa"/>
          </w:tcPr>
          <w:p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415B86A6" wp14:editId="6F4958A2">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3F755BF1" wp14:editId="14550532">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7262EFA3" wp14:editId="58903494">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2979BB77" wp14:editId="3E19814C">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6A86D6BA" wp14:editId="51E880B3">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rsidTr="004B7388">
        <w:tc>
          <w:tcPr>
            <w:tcW w:w="5130" w:type="dxa"/>
          </w:tcPr>
          <w:p w:rsidR="004B7388" w:rsidRDefault="004B7388" w:rsidP="00031E4D">
            <w:pPr>
              <w:numPr>
                <w:ilvl w:val="0"/>
                <w:numId w:val="3"/>
              </w:numPr>
              <w:tabs>
                <w:tab w:val="left" w:pos="246"/>
              </w:tabs>
              <w:ind w:left="336" w:right="720"/>
            </w:pPr>
            <w:r w:rsidRPr="004B7388">
              <w:t>Accept the defaults and click &lt;Next&gt;.</w:t>
            </w:r>
          </w:p>
        </w:tc>
        <w:tc>
          <w:tcPr>
            <w:tcW w:w="5040" w:type="dxa"/>
          </w:tcPr>
          <w:p w:rsidR="004B7388" w:rsidRDefault="004B7388" w:rsidP="00031E4D">
            <w:pPr>
              <w:numPr>
                <w:ilvl w:val="0"/>
                <w:numId w:val="3"/>
              </w:numPr>
              <w:tabs>
                <w:tab w:val="left" w:pos="246"/>
              </w:tabs>
              <w:ind w:left="336" w:right="720"/>
            </w:pPr>
            <w:r w:rsidRPr="004B7388">
              <w:t>Accept the defaults and click &lt;Next&gt;.</w:t>
            </w:r>
          </w:p>
        </w:tc>
      </w:tr>
      <w:tr w:rsidR="004B7388" w:rsidTr="004B7388">
        <w:tc>
          <w:tcPr>
            <w:tcW w:w="513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3E0B7B7" wp14:editId="5EF49110">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53005429" wp14:editId="4EA983A2">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03E0B7B7" wp14:editId="5EF49110">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8AB623B" wp14:editId="71E4602D">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rsidTr="00A8507F">
        <w:tc>
          <w:tcPr>
            <w:tcW w:w="10170" w:type="dxa"/>
            <w:gridSpan w:val="2"/>
          </w:tcPr>
          <w:p w:rsidR="00655CC4" w:rsidRDefault="00655CC4" w:rsidP="00031E4D">
            <w:pPr>
              <w:pStyle w:val="ListParagraph"/>
              <w:numPr>
                <w:ilvl w:val="0"/>
                <w:numId w:val="3"/>
              </w:numPr>
              <w:tabs>
                <w:tab w:val="left" w:pos="516"/>
              </w:tabs>
              <w:spacing w:before="120" w:after="120"/>
              <w:ind w:right="720"/>
            </w:pPr>
            <w:r>
              <w:t>C</w:t>
            </w:r>
            <w:r w:rsidRPr="004B7388">
              <w:t>lick &lt;</w:t>
            </w:r>
            <w:r>
              <w:t>Finish</w:t>
            </w:r>
            <w:r w:rsidRPr="004B7388">
              <w:t>&gt;.</w:t>
            </w:r>
          </w:p>
        </w:tc>
      </w:tr>
      <w:tr w:rsidR="004B7388" w:rsidTr="00317CA9">
        <w:tc>
          <w:tcPr>
            <w:tcW w:w="10170" w:type="dxa"/>
            <w:gridSpan w:val="2"/>
          </w:tcPr>
          <w:p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A67BDE3" wp14:editId="48EC6AFB">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64A9A3F3" wp14:editId="5B038A7A">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rsidR="00655CC4" w:rsidRDefault="00655CC4">
      <w:r>
        <w:br w:type="page"/>
      </w:r>
    </w:p>
    <w:p w:rsidR="00BE3432" w:rsidRDefault="00C85CEE" w:rsidP="00031E4D">
      <w:pPr>
        <w:numPr>
          <w:ilvl w:val="0"/>
          <w:numId w:val="3"/>
        </w:numPr>
        <w:tabs>
          <w:tab w:val="left" w:pos="990"/>
        </w:tabs>
        <w:ind w:right="720"/>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031E4D">
      <w:pPr>
        <w:numPr>
          <w:ilvl w:val="0"/>
          <w:numId w:val="3"/>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39341D" w:rsidRDefault="0039341D" w:rsidP="00031E4D">
      <w:pPr>
        <w:numPr>
          <w:ilvl w:val="0"/>
          <w:numId w:val="3"/>
        </w:numPr>
        <w:tabs>
          <w:tab w:val="left" w:pos="450"/>
        </w:tabs>
        <w:ind w:right="720"/>
      </w:pPr>
      <w:r>
        <w:lastRenderedPageBreak/>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031E4D">
      <w:pPr>
        <w:numPr>
          <w:ilvl w:val="0"/>
          <w:numId w:val="3"/>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031E4D">
      <w:pPr>
        <w:numPr>
          <w:ilvl w:val="0"/>
          <w:numId w:val="3"/>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rsidTr="00F15E99">
        <w:tc>
          <w:tcPr>
            <w:tcW w:w="10511" w:type="dxa"/>
            <w:gridSpan w:val="2"/>
          </w:tcPr>
          <w:p w:rsidR="00F15E99" w:rsidRDefault="00BE6032" w:rsidP="00031E4D">
            <w:pPr>
              <w:numPr>
                <w:ilvl w:val="0"/>
                <w:numId w:val="3"/>
              </w:numPr>
              <w:tabs>
                <w:tab w:val="left" w:pos="324"/>
              </w:tabs>
              <w:spacing w:before="120"/>
              <w:ind w:left="0" w:right="720" w:firstLine="0"/>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Install. Click on &lt;Next&gt;.</w:t>
            </w:r>
            <w:r>
              <w:t xml:space="preserve"> </w:t>
            </w:r>
          </w:p>
        </w:tc>
      </w:tr>
      <w:tr w:rsidR="00232DFD" w:rsidTr="00232DFD">
        <w:tc>
          <w:tcPr>
            <w:tcW w:w="5323" w:type="dxa"/>
          </w:tcPr>
          <w:p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401594D0" wp14:editId="16FAC954">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56766F62" wp14:editId="189BD6E6">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6433BEF" wp14:editId="5C5EE36A">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ACF306A" wp14:editId="598133D7">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rsidTr="00F15E99">
        <w:tc>
          <w:tcPr>
            <w:tcW w:w="10511" w:type="dxa"/>
            <w:gridSpan w:val="2"/>
          </w:tcPr>
          <w:p w:rsidR="00F15E99" w:rsidRDefault="00F15E99" w:rsidP="00031E4D">
            <w:pPr>
              <w:numPr>
                <w:ilvl w:val="0"/>
                <w:numId w:val="3"/>
              </w:numPr>
              <w:tabs>
                <w:tab w:val="left" w:pos="342"/>
              </w:tabs>
              <w:spacing w:before="120"/>
              <w:ind w:left="0" w:right="720" w:firstLine="0"/>
            </w:pPr>
            <w:r w:rsidRPr="00BE6032">
              <w:rPr>
                <w:b/>
                <w:bCs/>
              </w:rPr>
              <w:t>Create ODBC connection:</w:t>
            </w:r>
            <w:r w:rsidRPr="00F15E99">
              <w:t xml:space="preserve"> </w:t>
            </w:r>
            <w:r w:rsidR="00232DFD">
              <w:t>N</w:t>
            </w:r>
            <w:r w:rsidRPr="00F15E99">
              <w:t xml:space="preserve">avigate to the c:\windows\sysWOW64 folder and </w:t>
            </w:r>
            <w:r w:rsidR="00232DFD">
              <w:t>run</w:t>
            </w:r>
            <w:r w:rsidRPr="00F15E99">
              <w:t xml:space="preserve"> odbcad32.exe as an administrator.  </w:t>
            </w:r>
            <w:r w:rsidR="00232DFD">
              <w:t>Click</w:t>
            </w:r>
            <w:r w:rsidRPr="00F15E99">
              <w:t xml:space="preserve"> System DSN tab, and select &lt;Add&gt; to add</w:t>
            </w:r>
            <w:r w:rsidR="00232DFD">
              <w:t xml:space="preserve"> </w:t>
            </w:r>
            <w:r w:rsidRPr="00F15E99">
              <w:t>data source</w:t>
            </w:r>
          </w:p>
        </w:tc>
      </w:tr>
      <w:tr w:rsidR="00232DFD" w:rsidTr="00232DFD">
        <w:tc>
          <w:tcPr>
            <w:tcW w:w="5323" w:type="dxa"/>
          </w:tcPr>
          <w:p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rsidTr="00232DFD">
        <w:tc>
          <w:tcPr>
            <w:tcW w:w="5323" w:type="dxa"/>
          </w:tcPr>
          <w:p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204ADA36" wp14:editId="72A2076E">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5D506B95" wp14:editId="713C2265">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BEA9355" wp14:editId="5122FAB8">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27502DA8" wp14:editId="49F45AB3">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671CF59" wp14:editId="672C5B3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rsidTr="00232DFD">
        <w:tc>
          <w:tcPr>
            <w:tcW w:w="5323" w:type="dxa"/>
          </w:tcPr>
          <w:p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rsidTr="00232DFD">
        <w:tc>
          <w:tcPr>
            <w:tcW w:w="5323" w:type="dxa"/>
          </w:tcPr>
          <w:p w:rsidR="002F6DDC" w:rsidRDefault="00232DFD" w:rsidP="00232DFD">
            <w:pPr>
              <w:tabs>
                <w:tab w:val="left" w:pos="342"/>
              </w:tabs>
              <w:ind w:left="72" w:right="720"/>
            </w:pPr>
            <w:r w:rsidRPr="00AE54B3">
              <w:rPr>
                <w:noProof/>
              </w:rPr>
              <w:drawing>
                <wp:inline distT="0" distB="0" distL="0" distR="0" wp14:anchorId="022ED6A9" wp14:editId="59EDB91B">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69F6CC57" wp14:editId="3C0A0BE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54CB7430" wp14:editId="1C353C51">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5123C5A6" wp14:editId="64626165">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rsidR="00232DFD" w:rsidRDefault="00232DFD">
      <w:r>
        <w:br w:type="page"/>
      </w:r>
    </w:p>
    <w:tbl>
      <w:tblPr>
        <w:tblStyle w:val="TableGrid"/>
        <w:tblW w:w="0" w:type="auto"/>
        <w:tblInd w:w="625" w:type="dxa"/>
        <w:tblLook w:val="04A0" w:firstRow="1" w:lastRow="0" w:firstColumn="1" w:lastColumn="0" w:noHBand="0" w:noVBand="1"/>
      </w:tblPr>
      <w:tblGrid>
        <w:gridCol w:w="5610"/>
        <w:gridCol w:w="4901"/>
      </w:tblGrid>
      <w:tr w:rsidR="00232DFD" w:rsidTr="00BE6032">
        <w:tc>
          <w:tcPr>
            <w:tcW w:w="5610" w:type="dxa"/>
          </w:tcPr>
          <w:p w:rsidR="00232DFD" w:rsidRPr="00AE54B3" w:rsidRDefault="00BE6032" w:rsidP="00031E4D">
            <w:pPr>
              <w:numPr>
                <w:ilvl w:val="1"/>
                <w:numId w:val="3"/>
              </w:numPr>
              <w:tabs>
                <w:tab w:val="left" w:pos="426"/>
              </w:tabs>
              <w:ind w:left="432" w:right="720"/>
              <w:rPr>
                <w:noProof/>
              </w:rPr>
            </w:pPr>
            <w:r w:rsidRPr="00BE6032">
              <w:rPr>
                <w:noProof/>
              </w:rPr>
              <w:lastRenderedPageBreak/>
              <w:t>Enter TNS Service name: XE, User ID: fcs_biosum and password: fcs, then click &lt;OK&gt;.</w:t>
            </w:r>
          </w:p>
        </w:tc>
        <w:tc>
          <w:tcPr>
            <w:tcW w:w="4901" w:type="dxa"/>
          </w:tcPr>
          <w:p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rsidTr="00BE6032">
        <w:tc>
          <w:tcPr>
            <w:tcW w:w="5610" w:type="dxa"/>
          </w:tcPr>
          <w:p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644870D3" wp14:editId="4A1D3694">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644870D3" wp14:editId="4A1D3694">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76D8C643" wp14:editId="753AF2D8">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644870D3" wp14:editId="4A1D3694">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66CBD642" wp14:editId="34E79C8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rsidTr="00332DD5">
        <w:tc>
          <w:tcPr>
            <w:tcW w:w="10511" w:type="dxa"/>
            <w:gridSpan w:val="2"/>
          </w:tcPr>
          <w:p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rsidR="00232DFD" w:rsidRDefault="00232DFD"/>
    <w:p w:rsidR="00496767" w:rsidRDefault="00496767" w:rsidP="00CC6314">
      <w:pPr>
        <w:ind w:left="990" w:right="720" w:firstLine="720"/>
      </w:pPr>
    </w:p>
    <w:p w:rsidR="00671F6A" w:rsidRDefault="00671F6A" w:rsidP="00031E4D">
      <w:pPr>
        <w:numPr>
          <w:ilvl w:val="0"/>
          <w:numId w:val="3"/>
        </w:numPr>
        <w:tabs>
          <w:tab w:val="left" w:pos="990"/>
        </w:tabs>
        <w:ind w:right="720"/>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582FC5" w:rsidRDefault="00582FC5" w:rsidP="00621EA9">
      <w:pPr>
        <w:pStyle w:val="ListParagraph"/>
        <w:numPr>
          <w:ilvl w:val="0"/>
          <w:numId w:val="3"/>
        </w:numPr>
        <w:spacing w:after="120"/>
        <w:contextualSpacing w:val="0"/>
      </w:pPr>
      <w:r>
        <w:t xml:space="preserve">If running Access 2016, Office 365 or any other version later than 2013, you will need to install the </w:t>
      </w:r>
      <w:r w:rsidRPr="00582FC5">
        <w:rPr>
          <w:b/>
          <w:bCs/>
        </w:rPr>
        <w:t>MS Office 2013 32-bit runtime library</w:t>
      </w:r>
      <w:r w:rsidRPr="00582FC5">
        <w:t xml:space="preserve"> Access_runtime_x86_en-us.exe</w:t>
      </w:r>
      <w:r>
        <w:t>.</w:t>
      </w:r>
      <w:r w:rsidRPr="00582FC5">
        <w:t xml:space="preserve"> </w:t>
      </w:r>
      <w:r>
        <w:t xml:space="preserve">This can be </w:t>
      </w:r>
      <w:r w:rsidRPr="00582FC5">
        <w:t>download</w:t>
      </w:r>
      <w:r>
        <w:t>ed</w:t>
      </w:r>
      <w:r w:rsidRPr="00582FC5">
        <w:t xml:space="preserve"> via https://www.microsoft.com/en-us/download/details.aspx?id=</w:t>
      </w:r>
      <w:proofErr w:type="gramStart"/>
      <w:r w:rsidRPr="00582FC5">
        <w:t>39358 ,</w:t>
      </w:r>
      <w:proofErr w:type="gramEnd"/>
      <w:r w:rsidRPr="00582FC5">
        <w:t xml:space="preserve"> </w:t>
      </w:r>
      <w:r>
        <w:t>and must be installed with elevated or admin privileges</w:t>
      </w:r>
      <w:r w:rsidRPr="00582FC5">
        <w:t>.</w:t>
      </w:r>
    </w:p>
    <w:p w:rsidR="00621EA9" w:rsidRDefault="00FB482C" w:rsidP="00621EA9">
      <w:pPr>
        <w:pStyle w:val="ListParagraph"/>
        <w:numPr>
          <w:ilvl w:val="0"/>
          <w:numId w:val="3"/>
        </w:numPr>
        <w:spacing w:before="240" w:after="120"/>
      </w:pPr>
      <w:r>
        <w:t xml:space="preserve">Path Statement modification (essential if, as on Forest Service computers, there are other versions of ORACLE installed). </w:t>
      </w:r>
    </w:p>
    <w:p w:rsidR="00FB482C" w:rsidRDefault="00FB482C" w:rsidP="00621EA9">
      <w:pPr>
        <w:spacing w:before="240" w:after="120"/>
        <w:ind w:left="1080"/>
      </w:pPr>
      <w:r>
        <w:t>Setting the PATH variable in the command prompt only exists for the life of the command prompt.  To permanently set the PATH variable follow these steps:</w:t>
      </w:r>
    </w:p>
    <w:p w:rsidR="00FB482C" w:rsidRDefault="00FB482C" w:rsidP="00FB482C">
      <w:pPr>
        <w:pStyle w:val="ListParagraph"/>
        <w:numPr>
          <w:ilvl w:val="1"/>
          <w:numId w:val="3"/>
        </w:numPr>
        <w:spacing w:after="120"/>
      </w:pPr>
      <w:r>
        <w:t xml:space="preserve">Run a command prompt (CMD.EXE) with elevated privileges or admin status </w:t>
      </w:r>
    </w:p>
    <w:p w:rsidR="00FB482C" w:rsidRDefault="00FB482C" w:rsidP="00FB482C">
      <w:pPr>
        <w:pStyle w:val="ListParagraph"/>
        <w:numPr>
          <w:ilvl w:val="1"/>
          <w:numId w:val="3"/>
        </w:numPr>
        <w:spacing w:after="120"/>
      </w:pPr>
      <w:r>
        <w:t xml:space="preserve">Type </w:t>
      </w:r>
      <w:proofErr w:type="spellStart"/>
      <w:r>
        <w:t>sysdm.cpl</w:t>
      </w:r>
      <w:proofErr w:type="spellEnd"/>
      <w:r>
        <w:t xml:space="preserve"> &lt;Enter&gt;</w:t>
      </w:r>
    </w:p>
    <w:p w:rsidR="00FB482C" w:rsidRDefault="00FB482C" w:rsidP="00FB482C">
      <w:pPr>
        <w:pStyle w:val="ListParagraph"/>
        <w:numPr>
          <w:ilvl w:val="1"/>
          <w:numId w:val="3"/>
        </w:numPr>
        <w:spacing w:after="120"/>
      </w:pPr>
      <w:r>
        <w:t>Click the &lt;Advanced&gt; tab</w:t>
      </w:r>
    </w:p>
    <w:p w:rsidR="00FB482C" w:rsidRDefault="00FB482C" w:rsidP="00FB482C">
      <w:pPr>
        <w:pStyle w:val="ListParagraph"/>
        <w:numPr>
          <w:ilvl w:val="1"/>
          <w:numId w:val="3"/>
        </w:numPr>
        <w:spacing w:after="120"/>
      </w:pPr>
      <w:r>
        <w:t>Click the button &lt;Environment Variables&gt;</w:t>
      </w:r>
    </w:p>
    <w:p w:rsidR="00FB482C" w:rsidRDefault="00FB482C" w:rsidP="00FB482C">
      <w:pPr>
        <w:pStyle w:val="ListParagraph"/>
        <w:numPr>
          <w:ilvl w:val="1"/>
          <w:numId w:val="3"/>
        </w:numPr>
        <w:spacing w:after="120"/>
      </w:pPr>
      <w:r>
        <w:t>Find the PATH variable in the bottom ‘System’ list</w:t>
      </w:r>
    </w:p>
    <w:p w:rsidR="00FB482C" w:rsidRDefault="00FB482C" w:rsidP="00FB482C">
      <w:pPr>
        <w:pStyle w:val="ListParagraph"/>
        <w:numPr>
          <w:ilvl w:val="1"/>
          <w:numId w:val="3"/>
        </w:numPr>
        <w:spacing w:after="120"/>
      </w:pPr>
      <w:r>
        <w:t xml:space="preserve">If the ORACLEXE path isn’t in first position, move it there as shown below </w:t>
      </w:r>
    </w:p>
    <w:p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rsidTr="00621EA9">
        <w:tc>
          <w:tcPr>
            <w:tcW w:w="5821" w:type="dxa"/>
          </w:tcPr>
          <w:p w:rsidR="00621EA9" w:rsidRDefault="00621EA9" w:rsidP="00FB482C">
            <w:pPr>
              <w:spacing w:after="120"/>
            </w:pPr>
            <w:r>
              <w:rPr>
                <w:noProof/>
              </w:rPr>
              <w:lastRenderedPageBreak/>
              <w:drawing>
                <wp:inline distT="0" distB="0" distL="0" distR="0" wp14:anchorId="652388FC" wp14:editId="4079C2A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2193" cy="2637832"/>
                          </a:xfrm>
                          <a:prstGeom prst="rect">
                            <a:avLst/>
                          </a:prstGeom>
                        </pic:spPr>
                      </pic:pic>
                    </a:graphicData>
                  </a:graphic>
                </wp:inline>
              </w:drawing>
            </w:r>
          </w:p>
        </w:tc>
        <w:tc>
          <w:tcPr>
            <w:tcW w:w="3875" w:type="dxa"/>
          </w:tcPr>
          <w:p w:rsidR="00621EA9" w:rsidRDefault="00621EA9" w:rsidP="00FB482C">
            <w:pPr>
              <w:spacing w:after="120"/>
            </w:pPr>
            <w:r>
              <w:rPr>
                <w:noProof/>
              </w:rPr>
              <w:drawing>
                <wp:inline distT="0" distB="0" distL="0" distR="0" wp14:anchorId="0ECCD431" wp14:editId="372DB8E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9814" cy="3123611"/>
                          </a:xfrm>
                          <a:prstGeom prst="rect">
                            <a:avLst/>
                          </a:prstGeom>
                        </pic:spPr>
                      </pic:pic>
                    </a:graphicData>
                  </a:graphic>
                </wp:inline>
              </w:drawing>
            </w:r>
          </w:p>
        </w:tc>
      </w:tr>
      <w:tr w:rsidR="00621EA9" w:rsidTr="00A76F6D">
        <w:tc>
          <w:tcPr>
            <w:tcW w:w="9696" w:type="dxa"/>
            <w:gridSpan w:val="2"/>
          </w:tcPr>
          <w:p w:rsidR="00621EA9" w:rsidRDefault="00621EA9" w:rsidP="00FB482C">
            <w:pPr>
              <w:spacing w:after="120"/>
            </w:pPr>
            <w:r>
              <w:rPr>
                <w:noProof/>
              </w:rPr>
              <w:drawing>
                <wp:inline distT="0" distB="0" distL="0" distR="0" wp14:anchorId="2BAD8D60" wp14:editId="3C155AD1">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5722" cy="3446845"/>
                          </a:xfrm>
                          <a:prstGeom prst="rect">
                            <a:avLst/>
                          </a:prstGeom>
                        </pic:spPr>
                      </pic:pic>
                    </a:graphicData>
                  </a:graphic>
                </wp:inline>
              </w:drawing>
            </w:r>
          </w:p>
        </w:tc>
      </w:tr>
    </w:tbl>
    <w:p w:rsidR="00621EA9" w:rsidRPr="00582FC5" w:rsidRDefault="00621EA9" w:rsidP="00FB482C">
      <w:pPr>
        <w:spacing w:after="120"/>
        <w:ind w:left="1440"/>
      </w:pPr>
    </w:p>
    <w:p w:rsidR="001E66F7" w:rsidRPr="0010778B" w:rsidRDefault="00671F6A" w:rsidP="00031E4D">
      <w:pPr>
        <w:numPr>
          <w:ilvl w:val="0"/>
          <w:numId w:val="3"/>
        </w:numPr>
        <w:tabs>
          <w:tab w:val="left" w:pos="990"/>
        </w:tabs>
        <w:ind w:right="720"/>
      </w:pPr>
      <w:r>
        <w:rPr>
          <w:b/>
        </w:rPr>
        <w:t xml:space="preserve">Additional </w:t>
      </w:r>
      <w:r w:rsidR="001E66F7">
        <w:rPr>
          <w:b/>
        </w:rPr>
        <w:t xml:space="preserve">(optional) </w:t>
      </w:r>
      <w:r w:rsidR="00E87220">
        <w:rPr>
          <w:b/>
        </w:rPr>
        <w:t>ODBC connection</w:t>
      </w:r>
      <w:r>
        <w:rPr>
          <w:b/>
        </w:rPr>
        <w:t xml:space="preserve"> test</w:t>
      </w:r>
      <w:r w:rsidR="00E87220">
        <w:rPr>
          <w:b/>
        </w:rPr>
        <w:t xml:space="preserve">:  </w:t>
      </w:r>
    </w:p>
    <w:p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582FC5">
      <w:pPr>
        <w:numPr>
          <w:ilvl w:val="0"/>
          <w:numId w:val="8"/>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676268"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1233805</wp:posOffset>
                </wp:positionH>
                <wp:positionV relativeFrom="paragraph">
                  <wp:posOffset>1327150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3BDD699" id="Oval 86" o:spid="_x0000_s1026" style="position:absolute;margin-left:97.15pt;margin-top:104.5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Pr="00AE54B3">
        <w:rPr>
          <w:noProof/>
        </w:rPr>
        <w:lastRenderedPageBreak/>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4F852D5B" wp14:editId="4329D5AC">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BC67A9" w:rsidRDefault="00BC67A9">
      <w:r>
        <w:br w:type="page"/>
      </w:r>
    </w:p>
    <w:p w:rsidR="00BC67A9" w:rsidRDefault="00BC67A9" w:rsidP="00BC67A9">
      <w:pPr>
        <w:tabs>
          <w:tab w:val="left" w:pos="990"/>
        </w:tabs>
        <w:ind w:left="720" w:right="720"/>
      </w:pPr>
      <w:r w:rsidRPr="00BC67A9">
        <w:rPr>
          <w:b/>
          <w:bCs/>
        </w:rPr>
        <w:lastRenderedPageBreak/>
        <w:t>Setting up BioSum Manager</w:t>
      </w:r>
      <w:r>
        <w:t xml:space="preserve">, and </w:t>
      </w:r>
      <w:r w:rsidRPr="00BC67A9">
        <w:rPr>
          <w:b/>
          <w:bCs/>
        </w:rPr>
        <w:t>testing the ODBC connection</w:t>
      </w:r>
      <w:r>
        <w:t xml:space="preserve"> from BioSum</w:t>
      </w:r>
    </w:p>
    <w:p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0327F3" w:rsidP="00031E4D">
            <w:pPr>
              <w:numPr>
                <w:ilvl w:val="0"/>
                <w:numId w:val="3"/>
              </w:numPr>
              <w:tabs>
                <w:tab w:val="left" w:pos="432"/>
              </w:tabs>
              <w:ind w:left="0" w:right="720" w:firstLine="0"/>
            </w:pPr>
            <w:r>
              <w:t>Start BioSum Manager and select the Settings menu</w:t>
            </w:r>
          </w:p>
        </w:tc>
      </w:tr>
      <w:tr w:rsidR="000327F3" w:rsidTr="00E10189">
        <w:tc>
          <w:tcPr>
            <w:tcW w:w="9989" w:type="dxa"/>
          </w:tcPr>
          <w:p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4F852D5B" wp14:editId="4329D5AC">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7D52AFBD" wp14:editId="682CD201">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7578" cy="2461473"/>
                          </a:xfrm>
                          <a:prstGeom prst="rect">
                            <a:avLst/>
                          </a:prstGeom>
                        </pic:spPr>
                      </pic:pic>
                    </a:graphicData>
                  </a:graphic>
                </wp:inline>
              </w:drawing>
            </w:r>
          </w:p>
        </w:tc>
      </w:tr>
      <w:tr w:rsidR="000327F3" w:rsidTr="00E10189">
        <w:tc>
          <w:tcPr>
            <w:tcW w:w="9989" w:type="dxa"/>
          </w:tcPr>
          <w:p w:rsidR="000327F3" w:rsidRDefault="000327F3" w:rsidP="00031E4D">
            <w:pPr>
              <w:numPr>
                <w:ilvl w:val="0"/>
                <w:numId w:val="3"/>
              </w:numPr>
              <w:tabs>
                <w:tab w:val="left" w:pos="432"/>
              </w:tabs>
              <w:spacing w:before="120" w:after="120"/>
              <w:ind w:left="0" w:right="720" w:firstLine="0"/>
            </w:pPr>
            <w:r>
              <w:t xml:space="preserve">Navigate to the directory containing Rscript.exe on your computer. Be sure to select the 32 bit version of </w:t>
            </w:r>
            <w:proofErr w:type="spellStart"/>
            <w:r>
              <w:t>Rscript</w:t>
            </w:r>
            <w:proofErr w:type="spellEnd"/>
            <w:r>
              <w:t xml:space="preserve">, which is stored in the i386 folder within your R version bin folder. Also navigate to and select the </w:t>
            </w:r>
            <w:proofErr w:type="spellStart"/>
            <w:r>
              <w:t>OpCost</w:t>
            </w:r>
            <w:proofErr w:type="spellEnd"/>
            <w:r>
              <w:t xml:space="preserve"> script file (10_1_4.R as of this version of BioSum); it can be found in the </w:t>
            </w:r>
            <w:r w:rsidRPr="000327F3">
              <w:t xml:space="preserve">C:\Program Files (x86)\FIA PNW Portland Forestry Sciences Lab\FIA </w:t>
            </w:r>
            <w:proofErr w:type="spellStart"/>
            <w:r w:rsidRPr="000327F3">
              <w:t>Biosum</w:t>
            </w:r>
            <w:proofErr w:type="spellEnd"/>
            <w:r w:rsidRPr="000327F3">
              <w:t xml:space="preserve"> 5.8.8\</w:t>
            </w:r>
            <w:proofErr w:type="spellStart"/>
            <w:r w:rsidRPr="000327F3">
              <w:t>opcost</w:t>
            </w:r>
            <w:proofErr w:type="spellEnd"/>
            <w:r w:rsidRPr="000327F3">
              <w:t>\</w:t>
            </w:r>
            <w:r>
              <w:t xml:space="preserve"> folder.  Then click &lt;Save&gt; to save these choices, then &lt;OK&gt; to close the Settings window.</w:t>
            </w:r>
          </w:p>
        </w:tc>
      </w:tr>
      <w:tr w:rsidR="000327F3" w:rsidTr="00E10189">
        <w:tc>
          <w:tcPr>
            <w:tcW w:w="9989" w:type="dxa"/>
          </w:tcPr>
          <w:p w:rsidR="000327F3" w:rsidRDefault="00E10189" w:rsidP="00E10189">
            <w:pPr>
              <w:tabs>
                <w:tab w:val="left" w:pos="990"/>
              </w:tabs>
              <w:ind w:right="720"/>
              <w:jc w:val="center"/>
            </w:pPr>
            <w:r>
              <w:rPr>
                <w:noProof/>
              </w:rPr>
              <mc:AlternateContent>
                <mc:Choice Requires="wps">
                  <w:drawing>
                    <wp:anchor distT="0" distB="0" distL="114300" distR="114300" simplePos="0" relativeHeight="251764736" behindDoc="0" locked="0" layoutInCell="1" allowOverlap="1" wp14:anchorId="22DC666B" wp14:editId="7C51EBC3">
                      <wp:simplePos x="0" y="0"/>
                      <wp:positionH relativeFrom="column">
                        <wp:posOffset>800100</wp:posOffset>
                      </wp:positionH>
                      <wp:positionV relativeFrom="paragraph">
                        <wp:posOffset>2032000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02EF57" id="Oval 86" o:spid="_x0000_s1026" style="position:absolute;margin-left:63pt;margin-top:160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4F852D5B" wp14:editId="4329D5AC">
                      <wp:simplePos x="0" y="0"/>
                      <wp:positionH relativeFrom="column">
                        <wp:posOffset>815340</wp:posOffset>
                      </wp:positionH>
                      <wp:positionV relativeFrom="paragraph">
                        <wp:posOffset>1780540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401D07D" id="Oval 86" o:spid="_x0000_s1026" style="position:absolute;margin-left:64.2pt;margin-top:140.2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6784" behindDoc="0" locked="0" layoutInCell="1" allowOverlap="1" wp14:anchorId="3A96F546" wp14:editId="4C4C624F">
                      <wp:simplePos x="0" y="0"/>
                      <wp:positionH relativeFrom="column">
                        <wp:posOffset>1996440</wp:posOffset>
                      </wp:positionH>
                      <wp:positionV relativeFrom="paragraph">
                        <wp:posOffset>203200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89695C" id="Oval 86" o:spid="_x0000_s1026" style="position:absolute;margin-left:157.2pt;margin-top:16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3A96F546" wp14:editId="4C4C624F">
                      <wp:simplePos x="0" y="0"/>
                      <wp:positionH relativeFrom="column">
                        <wp:posOffset>914400</wp:posOffset>
                      </wp:positionH>
                      <wp:positionV relativeFrom="paragraph">
                        <wp:posOffset>203200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367AB0" id="Oval 86" o:spid="_x0000_s1026" style="position:absolute;margin-left:1in;margin-top:16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" strokecolor="red" strokeweight="2pt">
                      <v:fill opacity="0"/>
                    </v:oval>
                  </w:pict>
                </mc:Fallback>
              </mc:AlternateContent>
            </w:r>
            <w:r w:rsidR="000327F3">
              <w:rPr>
                <w:noProof/>
              </w:rPr>
              <w:drawing>
                <wp:inline distT="0" distB="0" distL="0" distR="0" wp14:anchorId="09AF3890" wp14:editId="22199500">
                  <wp:extent cx="3709670" cy="2559093"/>
                  <wp:effectExtent l="0" t="0" r="508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023" cy="2568304"/>
                          </a:xfrm>
                          <a:prstGeom prst="rect">
                            <a:avLst/>
                          </a:prstGeom>
                        </pic:spPr>
                      </pic:pic>
                    </a:graphicData>
                  </a:graphic>
                </wp:inline>
              </w:drawing>
            </w:r>
          </w:p>
        </w:tc>
      </w:tr>
    </w:tbl>
    <w:p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E10189" w:rsidP="00031E4D">
            <w:pPr>
              <w:numPr>
                <w:ilvl w:val="0"/>
                <w:numId w:val="3"/>
              </w:numPr>
              <w:tabs>
                <w:tab w:val="left" w:pos="522"/>
              </w:tabs>
              <w:spacing w:before="120" w:after="120"/>
              <w:ind w:left="0" w:right="720" w:firstLine="0"/>
            </w:pPr>
            <w:r>
              <w:rPr>
                <w:noProof/>
              </w:rPr>
              <w:lastRenderedPageBreak/>
              <mc:AlternateContent>
                <mc:Choice Requires="wps">
                  <w:drawing>
                    <wp:anchor distT="0" distB="0" distL="114300" distR="114300" simplePos="0" relativeHeight="251770880" behindDoc="0" locked="0" layoutInCell="1" allowOverlap="1" wp14:anchorId="2D463BB5" wp14:editId="7A6D6106">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138994E8" wp14:editId="20225263">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2831" cy="698752"/>
                          </a:xfrm>
                          <a:prstGeom prst="rect">
                            <a:avLst/>
                          </a:prstGeom>
                        </pic:spPr>
                      </pic:pic>
                    </a:graphicData>
                  </a:graphic>
                </wp:inline>
              </w:drawing>
            </w:r>
          </w:p>
        </w:tc>
      </w:tr>
      <w:tr w:rsidR="00E10189" w:rsidTr="00E10189">
        <w:tc>
          <w:tcPr>
            <w:tcW w:w="9989" w:type="dxa"/>
          </w:tcPr>
          <w:p w:rsidR="00E10189" w:rsidRDefault="00E10189" w:rsidP="00031E4D">
            <w:pPr>
              <w:numPr>
                <w:ilvl w:val="0"/>
                <w:numId w:val="3"/>
              </w:numPr>
              <w:tabs>
                <w:tab w:val="left" w:pos="432"/>
              </w:tabs>
              <w:spacing w:before="120" w:after="120"/>
              <w:ind w:left="0" w:right="720" w:firstLine="0"/>
            </w:pPr>
            <w:r>
              <w:rPr>
                <w:noProof/>
              </w:rPr>
              <w:t>Click the &lt;Calculate Volume and Biomass&gt; button</w:t>
            </w:r>
          </w:p>
        </w:tc>
      </w:tr>
      <w:tr w:rsidR="00E10189" w:rsidTr="00E10189">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061694A5" wp14:editId="2B51304B">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36EC0A07" wp14:editId="103652A9">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393" cy="2905709"/>
                          </a:xfrm>
                          <a:prstGeom prst="rect">
                            <a:avLst/>
                          </a:prstGeom>
                        </pic:spPr>
                      </pic:pic>
                    </a:graphicData>
                  </a:graphic>
                </wp:inline>
              </w:drawing>
            </w:r>
          </w:p>
        </w:tc>
      </w:tr>
      <w:tr w:rsidR="00E10189" w:rsidTr="003551AD">
        <w:tc>
          <w:tcPr>
            <w:tcW w:w="9989" w:type="dxa"/>
          </w:tcPr>
          <w:p w:rsidR="00E10189" w:rsidRDefault="00E10189" w:rsidP="00031E4D">
            <w:pPr>
              <w:numPr>
                <w:ilvl w:val="0"/>
                <w:numId w:val="3"/>
              </w:numPr>
              <w:tabs>
                <w:tab w:val="left" w:pos="432"/>
              </w:tabs>
              <w:spacing w:before="120" w:after="120"/>
              <w:ind w:left="0" w:right="720" w:firstLine="0"/>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rsidTr="00BC4BF5">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20CE5090" wp14:editId="25F559E3">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08A0EEB3" wp14:editId="20F20F16">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2003" cy="2947048"/>
                          </a:xfrm>
                          <a:prstGeom prst="rect">
                            <a:avLst/>
                          </a:prstGeom>
                        </pic:spPr>
                      </pic:pic>
                    </a:graphicData>
                  </a:graphic>
                </wp:inline>
              </w:drawing>
            </w:r>
          </w:p>
        </w:tc>
      </w:tr>
    </w:tbl>
    <w:p w:rsidR="00D2642E" w:rsidRDefault="00D2642E" w:rsidP="0010778B">
      <w:pPr>
        <w:pStyle w:val="Heading1"/>
        <w:jc w:val="center"/>
      </w:pPr>
      <w:bookmarkStart w:id="174" w:name="_Appendix:_How_to"/>
      <w:bookmarkEnd w:id="174"/>
      <w:r>
        <w:br w:type="page"/>
      </w:r>
      <w:r>
        <w:lastRenderedPageBreak/>
        <w:t>Appendix</w:t>
      </w:r>
      <w:r w:rsidR="00AA2088">
        <w:t xml:space="preserve"> 1</w:t>
      </w:r>
      <w:r>
        <w:t xml:space="preserve">: </w:t>
      </w:r>
      <w:r w:rsidR="00AA2088">
        <w:t xml:space="preserve">Upgrading the BioSum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BioSum upgrades can be installed by simply installing the </w:t>
            </w:r>
            <w:r w:rsidR="0029336B">
              <w:t>.</w:t>
            </w:r>
            <w:proofErr w:type="spellStart"/>
            <w:r w:rsidR="0029336B">
              <w:t>msi</w:t>
            </w:r>
            <w:proofErr w:type="spellEnd"/>
            <w:r w:rsidRPr="00D60241">
              <w:t xml:space="preserve"> file provided (in this case, fia_biosum_setup_</w:t>
            </w:r>
            <w:r w:rsidR="0029336B">
              <w:t>58</w:t>
            </w:r>
            <w:r w:rsidR="00151F6E">
              <w:t>8</w:t>
            </w:r>
            <w:r w:rsidRPr="00D60241">
              <w:t>.msi). This will install a new BioSum version, and that version will appear as a new menu entry under FIA BioSum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 xml:space="preserve">However, some upgrades, </w:t>
            </w:r>
            <w:r w:rsidR="00E21F75">
              <w:t>such as</w:t>
            </w:r>
            <w:r w:rsidRPr="00D60241">
              <w:t xml:space="preserve">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BioSum closed,</w:t>
            </w:r>
            <w:r w:rsidR="00E21F75">
              <w:t xml:space="preserve"> then a repeat of this process (open, save, close) in the same version (5.7.7 in this example)</w:t>
            </w:r>
            <w:r w:rsidR="0029336B">
              <w:t xml:space="preserve">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BioSum that was used to open a project by opening and reading the one line text file </w:t>
            </w:r>
            <w:proofErr w:type="spellStart"/>
            <w:r w:rsidR="008A4739">
              <w:t>application.version</w:t>
            </w:r>
            <w:proofErr w:type="spellEnd"/>
            <w:r w:rsidR="008A4739">
              <w:t xml:space="preserve"> in the project root directory. If you have pre-5.8.0 BioSum projects that will need to be upgraded, please consult the BioSum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Default="008A4739" w:rsidP="0010778B">
            <w:pPr>
              <w:pageBreakBefore/>
              <w:autoSpaceDE w:val="0"/>
              <w:autoSpaceDN w:val="0"/>
              <w:adjustRightInd w:val="0"/>
            </w:pPr>
            <w:r>
              <w:t xml:space="preserve">If you DON’T have projects needing to be upgraded but DO have BioSum </w:t>
            </w:r>
            <w:r w:rsidR="00037C5C">
              <w:t xml:space="preserve">5.8.0 or higher </w:t>
            </w:r>
            <w:r>
              <w:t>installed on your computer, follow steps 9, 24 and 25 and you should have a fully functional version of BioSum ready to go. Remember to use</w:t>
            </w:r>
            <w:r w:rsidRPr="00D60241">
              <w:t xml:space="preserve"> an admin account (at least on a FS imaged computer—other environments have been less tested). </w:t>
            </w:r>
            <w:r w:rsidR="00875873">
              <w:t xml:space="preserve">On a Forest Service computer, admin status sufficient to perform steps 9 (load the DMP file), 24 (install the </w:t>
            </w:r>
            <w:proofErr w:type="spellStart"/>
            <w:r w:rsidR="00875873">
              <w:t>msi</w:t>
            </w:r>
            <w:proofErr w:type="spellEnd"/>
            <w:r w:rsidR="00875873">
              <w:t xml:space="preserve">) and 25 (establish and test the ORACLEXE connection) as Run Elevated (a </w:t>
            </w:r>
            <w:proofErr w:type="spellStart"/>
            <w:r w:rsidR="00875873">
              <w:t>PowerBroker</w:t>
            </w:r>
            <w:proofErr w:type="spellEnd"/>
            <w:r w:rsidR="00875873">
              <w:t xml:space="preserve"> feature). </w:t>
            </w:r>
            <w:r w:rsidRPr="0066516B">
              <w:t>It may be necessary to repeat Step 2</w:t>
            </w:r>
            <w:r>
              <w:t>6 also</w:t>
            </w:r>
            <w:r w:rsidR="00875873">
              <w:t xml:space="preserve"> (in admin status)</w:t>
            </w:r>
            <w:r w:rsidRPr="0066516B">
              <w:t>, entering the fcs password in the registry.</w:t>
            </w:r>
            <w:r w:rsidR="00875873">
              <w:t xml:space="preserve"> If the password is missing from the registry, workflows in BioSum that rely on the ORACLE connection will often “hang”, waiting for a password, and sometimes the password entry window will not be accessible even if you are willing to respond to it.</w:t>
            </w:r>
            <w:r w:rsidRPr="0066516B">
              <w:t xml:space="preserve"> </w:t>
            </w:r>
          </w:p>
          <w:p w:rsidR="00E21F75" w:rsidRDefault="00E21F75" w:rsidP="0010778B">
            <w:pPr>
              <w:pageBreakBefore/>
              <w:autoSpaceDE w:val="0"/>
              <w:autoSpaceDN w:val="0"/>
              <w:adjustRightInd w:val="0"/>
            </w:pPr>
          </w:p>
          <w:p w:rsidR="00EB2926" w:rsidRDefault="00EB2926" w:rsidP="0010778B">
            <w:pPr>
              <w:pageBreakBefore/>
              <w:autoSpaceDE w:val="0"/>
              <w:autoSpaceDN w:val="0"/>
              <w:adjustRightInd w:val="0"/>
            </w:pPr>
            <w:r>
              <w:t>Since 5.8.6, BioSum has required that Microsoft Access Runtime 2013 be installed if using Office 2016 or greater (including Office 365). If you were previously running an earlier version of Office but have upgraded, you will need to make sure this runtime is installed—you can check for it in the programs and features uninstall list, accessible via control panel, to make sure it is available.</w:t>
            </w:r>
          </w:p>
          <w:p w:rsidR="00EB2926" w:rsidRDefault="00EB2926" w:rsidP="0010778B">
            <w:pPr>
              <w:pageBreakBefore/>
              <w:autoSpaceDE w:val="0"/>
              <w:autoSpaceDN w:val="0"/>
              <w:adjustRightInd w:val="0"/>
            </w:pPr>
            <w:r>
              <w:t xml:space="preserve">  </w:t>
            </w:r>
          </w:p>
          <w:p w:rsidR="00E21F75" w:rsidRPr="0066516B" w:rsidRDefault="00E21F75" w:rsidP="0010778B">
            <w:pPr>
              <w:pageBreakBefore/>
              <w:autoSpaceDE w:val="0"/>
              <w:autoSpaceDN w:val="0"/>
              <w:adjustRightInd w:val="0"/>
            </w:pPr>
            <w:r>
              <w:t>Finally, if you have an earlier build of release 5.8.</w:t>
            </w:r>
            <w:r w:rsidR="00037C5C">
              <w:t>8</w:t>
            </w:r>
            <w:r>
              <w:t xml:space="preserve"> installed, you will need to uninstall it before installing this build (</w:t>
            </w:r>
            <w:r w:rsidR="00037C5C">
              <w:t>January 2</w:t>
            </w:r>
            <w:r w:rsidR="005C1694">
              <w:t>1</w:t>
            </w:r>
            <w:r>
              <w:t>, 20</w:t>
            </w:r>
            <w:r w:rsidR="00037C5C">
              <w:t>20</w:t>
            </w:r>
            <w:r>
              <w:t>).</w:t>
            </w:r>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6C318A" w:rsidRDefault="006C318A" w:rsidP="0010778B">
      <w:pPr>
        <w:rPr>
          <w:ins w:id="175" w:author="Lesley Bross" w:date="2020-09-30T11:08:00Z"/>
        </w:rPr>
      </w:pPr>
    </w:p>
    <w:p w:rsidR="006C318A" w:rsidRDefault="006C318A">
      <w:pPr>
        <w:rPr>
          <w:ins w:id="176" w:author="Lesley Bross" w:date="2020-09-30T11:08:00Z"/>
        </w:rPr>
      </w:pPr>
      <w:ins w:id="177" w:author="Lesley Bross" w:date="2020-09-30T11:08:00Z">
        <w:r>
          <w:br w:type="page"/>
        </w:r>
      </w:ins>
    </w:p>
    <w:p w:rsidR="006C318A" w:rsidRDefault="006C318A" w:rsidP="006C318A">
      <w:pPr>
        <w:pStyle w:val="Heading1"/>
        <w:rPr>
          <w:ins w:id="178" w:author="Lesley Bross" w:date="2020-09-30T11:10:00Z"/>
        </w:rPr>
        <w:pPrChange w:id="179" w:author="Lesley Bross" w:date="2020-09-30T11:08:00Z">
          <w:pPr/>
        </w:pPrChange>
      </w:pPr>
      <w:ins w:id="180" w:author="Lesley Bross" w:date="2020-09-30T11:08:00Z">
        <w:r>
          <w:lastRenderedPageBreak/>
          <w:t>Appendix</w:t>
        </w:r>
        <w:r>
          <w:t xml:space="preserve"> 2</w:t>
        </w:r>
        <w:r>
          <w:t xml:space="preserve">: </w:t>
        </w:r>
      </w:ins>
      <w:ins w:id="181" w:author="Lesley Bross" w:date="2020-09-30T11:10:00Z">
        <w:r>
          <w:t>Additional steps when i</w:t>
        </w:r>
      </w:ins>
      <w:ins w:id="182" w:author="Lesley Bross" w:date="2020-09-30T11:09:00Z">
        <w:r>
          <w:t xml:space="preserve">nstalling BioSum on </w:t>
        </w:r>
      </w:ins>
      <w:ins w:id="183" w:author="Lesley Bross" w:date="2020-09-30T11:10:00Z">
        <w:r>
          <w:t>Forest Service computers</w:t>
        </w:r>
      </w:ins>
    </w:p>
    <w:p w:rsidR="006C318A" w:rsidRPr="006C318A" w:rsidRDefault="006C318A" w:rsidP="006C318A">
      <w:pPr>
        <w:rPr>
          <w:rPrChange w:id="184" w:author="Lesley Bross" w:date="2020-09-30T11:10:00Z">
            <w:rPr/>
          </w:rPrChange>
        </w:rPr>
        <w:pPrChange w:id="185" w:author="Lesley Bross" w:date="2020-09-30T11:10:00Z">
          <w:pPr/>
        </w:pPrChange>
      </w:pPr>
    </w:p>
    <w:sectPr w:rsidR="006C318A" w:rsidRPr="006C318A" w:rsidSect="00F34255">
      <w:headerReference w:type="default" r:id="rId58"/>
      <w:footerReference w:type="default" r:id="rId59"/>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0D5" w:rsidRDefault="00FC40D5" w:rsidP="00F50D0E">
      <w:r>
        <w:separator/>
      </w:r>
    </w:p>
  </w:endnote>
  <w:endnote w:type="continuationSeparator" w:id="0">
    <w:p w:rsidR="00FC40D5" w:rsidRDefault="00FC40D5"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Footer"/>
      <w:jc w:val="center"/>
    </w:pPr>
    <w:r>
      <w:fldChar w:fldCharType="begin"/>
    </w:r>
    <w:r>
      <w:instrText xml:space="preserve"> PAGE   \* MERGEFORMAT </w:instrText>
    </w:r>
    <w:r>
      <w:fldChar w:fldCharType="separate"/>
    </w:r>
    <w:r w:rsidR="00D17DF1">
      <w:rPr>
        <w:noProof/>
      </w:rPr>
      <w:t>19</w:t>
    </w:r>
    <w:r>
      <w:fldChar w:fldCharType="end"/>
    </w:r>
  </w:p>
  <w:p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0D5" w:rsidRDefault="00FC40D5" w:rsidP="00F50D0E">
      <w:r>
        <w:separator/>
      </w:r>
    </w:p>
  </w:footnote>
  <w:footnote w:type="continuationSeparator" w:id="0">
    <w:p w:rsidR="00FC40D5" w:rsidRDefault="00FC40D5"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35369"/>
    <w:multiLevelType w:val="hybridMultilevel"/>
    <w:tmpl w:val="3C307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10"/>
  </w:num>
  <w:num w:numId="3">
    <w:abstractNumId w:val="0"/>
  </w:num>
  <w:num w:numId="4">
    <w:abstractNumId w:val="3"/>
  </w:num>
  <w:num w:numId="5">
    <w:abstractNumId w:val="5"/>
  </w:num>
  <w:num w:numId="6">
    <w:abstractNumId w:val="1"/>
  </w:num>
  <w:num w:numId="7">
    <w:abstractNumId w:val="4"/>
  </w:num>
  <w:num w:numId="8">
    <w:abstractNumId w:val="6"/>
  </w:num>
  <w:num w:numId="9">
    <w:abstractNumId w:val="9"/>
  </w:num>
  <w:num w:numId="10">
    <w:abstractNumId w:val="8"/>
  </w:num>
  <w:num w:numId="11">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sley Bross">
    <w15:presenceInfo w15:providerId="None" w15:userId="Lesley B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57FC"/>
    <w:rsid w:val="000F7316"/>
    <w:rsid w:val="00100851"/>
    <w:rsid w:val="001041E3"/>
    <w:rsid w:val="0010778B"/>
    <w:rsid w:val="0011186F"/>
    <w:rsid w:val="0011601E"/>
    <w:rsid w:val="00116744"/>
    <w:rsid w:val="001169B3"/>
    <w:rsid w:val="00117B3E"/>
    <w:rsid w:val="0012193F"/>
    <w:rsid w:val="00121EB2"/>
    <w:rsid w:val="00122474"/>
    <w:rsid w:val="00122814"/>
    <w:rsid w:val="00123CE1"/>
    <w:rsid w:val="0012608C"/>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63E8"/>
    <w:rsid w:val="00230ADC"/>
    <w:rsid w:val="00231D7C"/>
    <w:rsid w:val="00232DFD"/>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78D"/>
    <w:rsid w:val="002E7D98"/>
    <w:rsid w:val="002F04E5"/>
    <w:rsid w:val="002F0AA7"/>
    <w:rsid w:val="002F3492"/>
    <w:rsid w:val="002F5796"/>
    <w:rsid w:val="002F6DDC"/>
    <w:rsid w:val="002F7046"/>
    <w:rsid w:val="0030573E"/>
    <w:rsid w:val="003109D5"/>
    <w:rsid w:val="00311648"/>
    <w:rsid w:val="0031298A"/>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4290"/>
    <w:rsid w:val="00445173"/>
    <w:rsid w:val="004453BA"/>
    <w:rsid w:val="004454F4"/>
    <w:rsid w:val="00445823"/>
    <w:rsid w:val="0045068C"/>
    <w:rsid w:val="00451E55"/>
    <w:rsid w:val="004528C6"/>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2FC5"/>
    <w:rsid w:val="0058485C"/>
    <w:rsid w:val="00585145"/>
    <w:rsid w:val="005868BC"/>
    <w:rsid w:val="00586F5C"/>
    <w:rsid w:val="00587BF4"/>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18A"/>
    <w:rsid w:val="006C3B04"/>
    <w:rsid w:val="006C5CC3"/>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DA503F"/>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
    <w:name w:val="Unresolved Mention"/>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5F5B6-C6E7-4FE8-83B4-71395BE8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22</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21387</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17</cp:revision>
  <cp:lastPrinted>2019-03-05T18:25:00Z</cp:lastPrinted>
  <dcterms:created xsi:type="dcterms:W3CDTF">2020-02-06T04:32:00Z</dcterms:created>
  <dcterms:modified xsi:type="dcterms:W3CDTF">2020-09-30T19:05:00Z</dcterms:modified>
</cp:coreProperties>
</file>